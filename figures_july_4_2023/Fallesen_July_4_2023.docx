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E89A9" w14:textId="7A6AE7CA" w:rsidR="008C2E5D" w:rsidRPr="001872F8" w:rsidRDefault="008B5F7E" w:rsidP="001872F8">
      <w:pPr>
        <w:pStyle w:val="Heading1"/>
        <w:jc w:val="center"/>
        <w:rPr>
          <w:rFonts w:ascii="Arial" w:hAnsi="Arial" w:cs="Arial"/>
          <w:sz w:val="32"/>
          <w:szCs w:val="32"/>
        </w:rPr>
      </w:pPr>
      <w:bookmarkStart w:id="0" w:name="Title"/>
      <w:r w:rsidRPr="001872F8">
        <w:rPr>
          <w:rFonts w:ascii="Arial" w:hAnsi="Arial" w:cs="Arial"/>
          <w:sz w:val="32"/>
          <w:szCs w:val="32"/>
        </w:rPr>
        <w:t>Intermittent</w:t>
      </w:r>
      <w:bookmarkEnd w:id="0"/>
      <w:r w:rsidRPr="001872F8">
        <w:rPr>
          <w:rFonts w:ascii="Arial" w:hAnsi="Arial" w:cs="Arial"/>
          <w:sz w:val="32"/>
          <w:szCs w:val="32"/>
        </w:rPr>
        <w:t xml:space="preserve"> cell division dynamics in regenerating Arabidopsis roots reveals complex long-range interactions</w:t>
      </w:r>
    </w:p>
    <w:p w14:paraId="0943F768" w14:textId="6FE177AE" w:rsidR="008C2E5D" w:rsidRPr="00B94784" w:rsidRDefault="001872F8" w:rsidP="00D71B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center"/>
        <w:rPr>
          <w:sz w:val="26"/>
        </w:rPr>
      </w:pPr>
      <w:r w:rsidRPr="00B94784">
        <w:rPr>
          <w:sz w:val="26"/>
        </w:rPr>
        <w:t xml:space="preserve">T. Fallesen, S. Amarteifio, </w:t>
      </w:r>
      <w:r w:rsidR="00D71B6B" w:rsidRPr="00B94784">
        <w:rPr>
          <w:sz w:val="26"/>
        </w:rPr>
        <w:t xml:space="preserve">G. Pruessner, H. </w:t>
      </w:r>
      <w:r w:rsidR="000F6054">
        <w:rPr>
          <w:sz w:val="26"/>
        </w:rPr>
        <w:t xml:space="preserve">J. </w:t>
      </w:r>
      <w:r w:rsidR="00D71B6B" w:rsidRPr="00B94784">
        <w:rPr>
          <w:sz w:val="26"/>
        </w:rPr>
        <w:t>Jensen, G. Sena</w:t>
      </w:r>
    </w:p>
    <w:p w14:paraId="0A04A33D" w14:textId="77777777" w:rsidR="001872F8" w:rsidRPr="00B94784" w:rsidRDefault="001872F8"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center"/>
        <w:rPr>
          <w:sz w:val="26"/>
        </w:rPr>
      </w:pPr>
    </w:p>
    <w:p w14:paraId="0F77108C" w14:textId="77777777" w:rsidR="008C2E5D" w:rsidRDefault="008B5F7E" w:rsidP="001872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bookmarkStart w:id="1" w:name="Abstract"/>
      <w:r>
        <w:rPr>
          <w:b/>
        </w:rPr>
        <w:t>ABSTRACT</w:t>
      </w:r>
      <w:bookmarkEnd w:id="1"/>
    </w:p>
    <w:p w14:paraId="74C574C3" w14:textId="236054F3" w:rsidR="008C2E5D" w:rsidRDefault="008B5F7E" w:rsidP="003B5430">
      <w:pPr>
        <w:spacing w:line="360" w:lineRule="auto"/>
        <w:ind w:firstLine="142"/>
        <w:jc w:val="both"/>
      </w:pPr>
      <w:r>
        <w:t xml:space="preserve">In this work, we present a quantitative comparison of the cell division dynamics between populations of intact and regenerating root tips in the plant model system </w:t>
      </w:r>
      <w:r>
        <w:rPr>
          <w:i/>
        </w:rPr>
        <w:t xml:space="preserve">Arabidopsis thaliana. </w:t>
      </w:r>
      <w:r>
        <w:t xml:space="preserve">To achieve the required temporal resolution and to sustain it for the duration of the regeneration process, we adopted a live imaging system based on light-sheet fluorescence microscopy, previously developed in the lab. We offer a straightforward quantitative analysis of the temporal and spatial patterns of cell division events and draw general and biologically relevant conclusions on the underlying regulatory mechanisms. </w:t>
      </w:r>
    </w:p>
    <w:p w14:paraId="561D4224" w14:textId="77777777" w:rsidR="008C2E5D" w:rsidRDefault="008C2E5D" w:rsidP="003B5430">
      <w:pPr>
        <w:spacing w:line="360" w:lineRule="auto"/>
        <w:ind w:left="720" w:firstLine="142"/>
        <w:jc w:val="both"/>
      </w:pPr>
    </w:p>
    <w:p w14:paraId="3B7F4F19" w14:textId="77777777" w:rsidR="008C2E5D" w:rsidRDefault="008B5F7E" w:rsidP="001872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bookmarkStart w:id="2" w:name="Introduction"/>
      <w:r>
        <w:rPr>
          <w:b/>
        </w:rPr>
        <w:t>INTRODUCTION</w:t>
      </w:r>
      <w:bookmarkEnd w:id="2"/>
    </w:p>
    <w:p w14:paraId="1E0A3AC4" w14:textId="1AC3EE7A"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Tissue regeneration, or the re-establishment of the form and function of a damaged or lost structure, is an example of post-embryonic morphogenesis. The history of regeneration research is long and rich in breakthroughs {Dinsmore.1991} and some of the key molecular and mechanical details have been understood in recent decades (see reviews {Elchaninov.2021,</w:t>
      </w:r>
      <w:r w:rsidR="009C67A6">
        <w:rPr>
          <w:color w:val="0C0D14"/>
        </w:rPr>
        <w:t xml:space="preserve"> </w:t>
      </w:r>
      <w:r>
        <w:rPr>
          <w:color w:val="0C0D14"/>
        </w:rPr>
        <w:t>Sugimoto.2019, Ikeuchi.2016}). </w:t>
      </w:r>
    </w:p>
    <w:p w14:paraId="097D2C07" w14:textId="7CB58454" w:rsidR="008C2E5D" w:rsidRPr="00AB551A" w:rsidRDefault="00AB3294"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color w:val="FF0000"/>
        </w:rPr>
      </w:pPr>
      <w:r>
        <w:rPr>
          <w:color w:val="0C0D14"/>
        </w:rPr>
        <w:t xml:space="preserve">The </w:t>
      </w:r>
      <w:r w:rsidR="008B5F7E">
        <w:rPr>
          <w:color w:val="0C0D14"/>
        </w:rPr>
        <w:t xml:space="preserve">role of cell proliferation in the reestablishment of lost structures </w:t>
      </w:r>
      <w:r>
        <w:rPr>
          <w:color w:val="0C0D14"/>
        </w:rPr>
        <w:t>has long been recognised</w:t>
      </w:r>
      <w:r w:rsidR="009C67A6">
        <w:rPr>
          <w:color w:val="0C0D14"/>
        </w:rPr>
        <w:t xml:space="preserve"> </w:t>
      </w:r>
      <w:r w:rsidR="008B5F7E">
        <w:rPr>
          <w:color w:val="0C0D14"/>
        </w:rPr>
        <w:t>as central to the process</w:t>
      </w:r>
      <w:r w:rsidR="00516EC8">
        <w:rPr>
          <w:color w:val="0C0D14"/>
        </w:rPr>
        <w:t xml:space="preserve"> of </w:t>
      </w:r>
      <w:del w:id="3" w:author="Todd Fallesen" w:date="2023-07-04T15:24:00Z">
        <w:r w:rsidR="00516EC8" w:rsidDel="00CF07B0">
          <w:rPr>
            <w:color w:val="0C0D14"/>
          </w:rPr>
          <w:delText>regeneration</w:delText>
        </w:r>
        <w:r w:rsidDel="00CF07B0">
          <w:rPr>
            <w:color w:val="0C0D14"/>
          </w:rPr>
          <w:delText xml:space="preserve"> </w:delText>
        </w:r>
        <w:r w:rsidR="008B5F7E" w:rsidDel="00CF07B0">
          <w:rPr>
            <w:color w:val="0C0D14"/>
          </w:rPr>
          <w:delText xml:space="preserve"> {</w:delText>
        </w:r>
      </w:del>
      <w:ins w:id="4" w:author="Todd Fallesen" w:date="2023-07-04T15:24:00Z">
        <w:r w:rsidR="00CF07B0">
          <w:rPr>
            <w:color w:val="0C0D14"/>
          </w:rPr>
          <w:t>regeneration {</w:t>
        </w:r>
      </w:ins>
      <w:r w:rsidR="008B5F7E">
        <w:rPr>
          <w:color w:val="0C0D14"/>
        </w:rPr>
        <w:t xml:space="preserve">Morgan.1901}. At the most fundamental level, </w:t>
      </w:r>
      <w:r>
        <w:rPr>
          <w:color w:val="0C0D14"/>
        </w:rPr>
        <w:t xml:space="preserve">there are </w:t>
      </w:r>
      <w:r w:rsidR="008B5F7E">
        <w:rPr>
          <w:color w:val="0C0D14"/>
        </w:rPr>
        <w:t>basic</w:t>
      </w:r>
      <w:r>
        <w:rPr>
          <w:color w:val="0C0D14"/>
        </w:rPr>
        <w:t xml:space="preserve"> yet unanswered</w:t>
      </w:r>
      <w:r w:rsidR="008B5F7E">
        <w:rPr>
          <w:color w:val="0C0D14"/>
        </w:rPr>
        <w:t xml:space="preserve"> questions regarding the type of dynamics and the parameters controlling it. For example, does cell proliferation during regeneration follow unique dynamics, distinguished from the one driving other types of morphodynamics such as embryonic development or post-embryonic organogenesis like metamorphosis in animals or flower formation in plants? </w:t>
      </w:r>
      <w:r>
        <w:rPr>
          <w:color w:val="0C0D14"/>
        </w:rPr>
        <w:t>Is</w:t>
      </w:r>
      <w:r w:rsidR="008B5F7E">
        <w:rPr>
          <w:color w:val="0C0D14"/>
        </w:rPr>
        <w:t xml:space="preserve"> regeneration a smooth process or does it go through sharp transitions, perhaps analogous to phase transitions observed in many complex dynamical systems?</w:t>
      </w:r>
      <w:ins w:id="5" w:author="Henrik Jeldtoft Jensen" w:date="2022-06-21T10:20:00Z">
        <w:r w:rsidR="00AB551A">
          <w:rPr>
            <w:color w:val="0C0D14"/>
          </w:rPr>
          <w:t xml:space="preserve"> </w:t>
        </w:r>
      </w:ins>
      <w:r w:rsidR="00AB551A" w:rsidRPr="00AB551A">
        <w:rPr>
          <w:color w:val="FF0000"/>
        </w:rPr>
        <w:t xml:space="preserve">It can be difficult to obtain sufficient </w:t>
      </w:r>
      <w:r w:rsidR="00AB551A">
        <w:rPr>
          <w:color w:val="FF0000"/>
        </w:rPr>
        <w:t xml:space="preserve">temporal and spatial </w:t>
      </w:r>
      <w:r w:rsidR="00AB551A" w:rsidRPr="00AB551A">
        <w:rPr>
          <w:color w:val="FF0000"/>
        </w:rPr>
        <w:t xml:space="preserve">statistics to identify the </w:t>
      </w:r>
      <w:r w:rsidR="00AB551A">
        <w:rPr>
          <w:color w:val="FF0000"/>
        </w:rPr>
        <w:t xml:space="preserve">collective correlations </w:t>
      </w:r>
      <w:r w:rsidR="00AB551A" w:rsidRPr="00AB551A">
        <w:rPr>
          <w:color w:val="FF0000"/>
        </w:rPr>
        <w:t>associated with phase transitions</w:t>
      </w:r>
      <w:r w:rsidR="00AB551A">
        <w:rPr>
          <w:color w:val="FF0000"/>
        </w:rPr>
        <w:t xml:space="preserve"> and criticality</w:t>
      </w:r>
      <w:r w:rsidR="00AB551A" w:rsidRPr="00AB551A">
        <w:rPr>
          <w:color w:val="FF0000"/>
        </w:rPr>
        <w:t xml:space="preserve">, </w:t>
      </w:r>
      <w:r w:rsidR="00AB551A">
        <w:rPr>
          <w:color w:val="FF0000"/>
        </w:rPr>
        <w:t>so here we focus on how the cell division deviate from uncorrelated Poisson behaviour. This is immediately identifiable from the spatial distribution of the dividing cells.</w:t>
      </w:r>
    </w:p>
    <w:p w14:paraId="220EAC36" w14:textId="6DBF5A37"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 xml:space="preserve">Unfortunately, after more than one hundred years </w:t>
      </w:r>
      <w:r w:rsidR="009C67A6">
        <w:rPr>
          <w:color w:val="0C0D14"/>
        </w:rPr>
        <w:t>after</w:t>
      </w:r>
      <w:r>
        <w:rPr>
          <w:color w:val="0C0D14"/>
        </w:rPr>
        <w:t xml:space="preserve"> </w:t>
      </w:r>
      <w:r w:rsidR="00516EC8">
        <w:rPr>
          <w:color w:val="0C0D14"/>
        </w:rPr>
        <w:t xml:space="preserve">the </w:t>
      </w:r>
      <w:r>
        <w:rPr>
          <w:color w:val="0C0D14"/>
        </w:rPr>
        <w:t>first observations, a complete quantitative description of cell proliferation dynamics during organ regeneration is lacking, impeding our efforts to understand how biological shapes and functions are established and maintained.</w:t>
      </w:r>
    </w:p>
    <w:p w14:paraId="27F158C7" w14:textId="1E7BDAC5"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lastRenderedPageBreak/>
        <w:t xml:space="preserve">Here, we present a quantitative analysis of </w:t>
      </w:r>
      <w:r w:rsidR="009C67A6">
        <w:rPr>
          <w:color w:val="0C0D14"/>
        </w:rPr>
        <w:t>cell</w:t>
      </w:r>
      <w:r>
        <w:rPr>
          <w:color w:val="0C0D14"/>
        </w:rPr>
        <w:t xml:space="preserve"> divisions in regenerating root tips of the plant model system </w:t>
      </w:r>
      <w:r>
        <w:rPr>
          <w:i/>
          <w:color w:val="0C0D14"/>
        </w:rPr>
        <w:t>Arabidopsis thaliana. </w:t>
      </w:r>
      <w:r>
        <w:rPr>
          <w:color w:val="0C0D14"/>
        </w:rPr>
        <w:t>Given the relatively long duration of root regeneration following full tip excision {Sena.2009}, we adopted light-sheet microscopy for sustained, high-resolution, time-lapse imaging. This method has been recently adapted to </w:t>
      </w:r>
      <w:r>
        <w:rPr>
          <w:i/>
          <w:color w:val="0C0D14"/>
        </w:rPr>
        <w:t>Arabidopsis</w:t>
      </w:r>
      <w:r>
        <w:rPr>
          <w:color w:val="0C0D14"/>
        </w:rPr>
        <w:t> roots {Sena.2011, Maizel.2011} and later to various plant tissues (see recent reviews {Sozzani.2020, Ovecka.2018, Berthet.2016}). </w:t>
      </w:r>
    </w:p>
    <w:p w14:paraId="70E796DE" w14:textId="45881E38"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Quantitative analyses of cell divisions in intact, </w:t>
      </w:r>
      <w:r>
        <w:rPr>
          <w:i/>
          <w:color w:val="0C0D14"/>
        </w:rPr>
        <w:t>i.e. </w:t>
      </w:r>
      <w:r>
        <w:rPr>
          <w:color w:val="0C0D14"/>
        </w:rPr>
        <w:t>not regenerating, </w:t>
      </w:r>
      <w:r>
        <w:rPr>
          <w:i/>
          <w:color w:val="0C0D14"/>
        </w:rPr>
        <w:t>Arabidopsis </w:t>
      </w:r>
      <w:r>
        <w:rPr>
          <w:color w:val="0C0D14"/>
        </w:rPr>
        <w:t xml:space="preserve">roots </w:t>
      </w:r>
      <w:r w:rsidR="009C67A6">
        <w:rPr>
          <w:color w:val="0C0D14"/>
        </w:rPr>
        <w:t>have</w:t>
      </w:r>
      <w:r>
        <w:rPr>
          <w:color w:val="0C0D14"/>
        </w:rPr>
        <w:t xml:space="preserve"> a long history. Modern imaging methods span from simple light microscopy {Baskin.1998} to confocal microscopy {Campilho.2006, Lavrekha.2017, Rahni.2019}, and light-sheet microscopy {Sena.2011, Wangenheim.2016, Balaguer.2016, Buckner.2019}, but no comparison has been attempted between th</w:t>
      </w:r>
      <w:r w:rsidR="00AB3294">
        <w:rPr>
          <w:color w:val="0C0D14"/>
        </w:rPr>
        <w:t>ese</w:t>
      </w:r>
      <w:r>
        <w:rPr>
          <w:color w:val="0C0D14"/>
        </w:rPr>
        <w:t xml:space="preserve"> dynamics and the one in regenerating roots.</w:t>
      </w:r>
    </w:p>
    <w:p w14:paraId="60904EFF" w14:textId="726B7E42"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Algorithms to track cell divisions in light-sheet microscopy 4D datasets have been developed multiple times {Sena.2011, Buckner.2019, Amarteifio.2021}. For this work, we adopted hardware and software previously developed in our lab {Baesso.2018, Amarteifio.2021}.</w:t>
      </w:r>
    </w:p>
    <w:p w14:paraId="1B336C53" w14:textId="77777777"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By comparing the dynamics of cell proliferation in a growing intact root with that in a regenerating one, in this work we are addressing the following fundamental questions: Is there a quantitative difference between the dynamics of cell divisions in an uncut root and that in a regenerating one? Is there a clear transition between different “phases” in cell division dynamics during root regeneration?</w:t>
      </w:r>
    </w:p>
    <w:p w14:paraId="652D43A8" w14:textId="77777777" w:rsidR="00520FC0" w:rsidRDefault="00520FC0"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0C11ECE5" w14:textId="08B1474D" w:rsidR="00275A7A" w:rsidRDefault="050F62ED" w:rsidP="0528A5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b/>
          <w:bCs/>
        </w:rPr>
      </w:pPr>
      <w:bookmarkStart w:id="6" w:name="Results"/>
      <w:r w:rsidRPr="0528A533">
        <w:rPr>
          <w:b/>
          <w:bCs/>
        </w:rPr>
        <w:t>RESULTS</w:t>
      </w:r>
      <w:bookmarkEnd w:id="6"/>
    </w:p>
    <w:p w14:paraId="178DEB7E" w14:textId="4F766904" w:rsidR="008C2E5D" w:rsidRDefault="664C787A" w:rsidP="001872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sidRPr="0528A533">
        <w:rPr>
          <w:b/>
          <w:bCs/>
          <w:i/>
          <w:iCs/>
        </w:rPr>
        <w:t>The temporal</w:t>
      </w:r>
      <w:r w:rsidR="6089042E" w:rsidRPr="0528A533">
        <w:rPr>
          <w:b/>
          <w:bCs/>
          <w:i/>
          <w:iCs/>
        </w:rPr>
        <w:t xml:space="preserve"> sequence of mitotic events</w:t>
      </w:r>
      <w:r w:rsidRPr="0528A533">
        <w:rPr>
          <w:b/>
          <w:bCs/>
          <w:i/>
          <w:iCs/>
        </w:rPr>
        <w:t xml:space="preserve"> is intermittent</w:t>
      </w:r>
    </w:p>
    <w:p w14:paraId="0F208A89" w14:textId="2B1D870D" w:rsidR="67C49A57" w:rsidRDefault="67C49A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left="-426"/>
        <w:jc w:val="center"/>
        <w:pPrChange w:id="7" w:author="Sena, Giovanni" w:date="2023-05-31T15:55: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PrChange>
      </w:pPr>
      <w:r>
        <w:rPr>
          <w:noProof/>
          <w:lang w:val="en-US" w:eastAsia="en-US"/>
        </w:rPr>
        <w:drawing>
          <wp:inline distT="0" distB="0" distL="0" distR="0" wp14:anchorId="3F565730" wp14:editId="7814677E">
            <wp:extent cx="6417607" cy="279026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17607" cy="279026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mc:AlternateContent>
          <mc:Choice Requires="wps">
            <w:drawing>
              <wp:inline distT="0" distB="0" distL="114300" distR="114300" wp14:anchorId="0D78917C" wp14:editId="3371DA67">
                <wp:extent cx="5756275" cy="635"/>
                <wp:effectExtent l="0" t="0" r="0" b="3810"/>
                <wp:docPr id="361979580" name="Text Box 3"/>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18F5812" w14:textId="25512B5C" w:rsidR="00E65962" w:rsidRPr="002E1EE5" w:rsidRDefault="00E65962">
                            <w:pPr>
                              <w:pStyle w:val="Caption"/>
                              <w:jc w:val="both"/>
                              <w:rPr>
                                <w:noProof/>
                                <w:lang w:val="en-US" w:eastAsia="en-US"/>
                              </w:rPr>
                              <w:pPrChange w:id="8" w:author="Sena, Giovanni" w:date="2023-05-31T15:56:00Z">
                                <w:pPr>
                                  <w:pStyle w:val="Caption"/>
                                  <w:jc w:val="center"/>
                                </w:pPr>
                              </w:pPrChange>
                            </w:pPr>
                            <w:r>
                              <w:t xml:space="preserve">Figure </w:t>
                            </w:r>
                            <w:r>
                              <w:fldChar w:fldCharType="begin"/>
                            </w:r>
                            <w:r>
                              <w:instrText>SEQ Figure \* ARABIC</w:instrText>
                            </w:r>
                            <w:r>
                              <w:fldChar w:fldCharType="separate"/>
                            </w:r>
                            <w:r w:rsidR="00A55F75">
                              <w:rPr>
                                <w:noProof/>
                              </w:rPr>
                              <w:t>1</w:t>
                            </w:r>
                            <w:r>
                              <w:fldChar w:fldCharType="end"/>
                            </w:r>
                            <w:r>
                              <w:t xml:space="preserve">. </w:t>
                            </w:r>
                            <w:r w:rsidRPr="000053A7">
                              <w:t>Number of mitotic events detected in intact (left panel) and regenerating (right panel) root tips. Four independent roots are shown for each group. Black dotted line, mean; blue dotted line, mean +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0D78917C" id="_x0000_t202" coordsize="21600,21600" o:spt="202" path="m,l,21600r21600,l21600,xe">
                <v:stroke joinstyle="miter"/>
                <v:path gradientshapeok="t" o:connecttype="rect"/>
              </v:shapetype>
              <v:shape id="Text Box 3" o:spid="_x0000_s1026" type="#_x0000_t202" style="width:453.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" stroked="f">
                <v:textbox style="mso-fit-shape-to-text:t" inset="0,0,0,0">
                  <w:txbxContent>
                    <w:p w14:paraId="018F5812" w14:textId="25512B5C" w:rsidR="00E65962" w:rsidRPr="002E1EE5" w:rsidRDefault="00E65962">
                      <w:pPr>
                        <w:pStyle w:val="Caption"/>
                        <w:jc w:val="both"/>
                        <w:rPr>
                          <w:noProof/>
                          <w:lang w:val="en-US" w:eastAsia="en-US"/>
                        </w:rPr>
                        <w:pPrChange w:id="9" w:author="Sena, Giovanni" w:date="2023-05-31T15:56:00Z">
                          <w:pPr>
                            <w:pStyle w:val="Caption"/>
                            <w:jc w:val="center"/>
                          </w:pPr>
                        </w:pPrChange>
                      </w:pPr>
                      <w:r>
                        <w:t xml:space="preserve">Figure </w:t>
                      </w:r>
                      <w:r>
                        <w:fldChar w:fldCharType="begin"/>
                      </w:r>
                      <w:r>
                        <w:instrText>SEQ Figure \* ARABIC</w:instrText>
                      </w:r>
                      <w:r>
                        <w:fldChar w:fldCharType="separate"/>
                      </w:r>
                      <w:r w:rsidR="00A55F75">
                        <w:rPr>
                          <w:noProof/>
                        </w:rPr>
                        <w:t>1</w:t>
                      </w:r>
                      <w:r>
                        <w:fldChar w:fldCharType="end"/>
                      </w:r>
                      <w:r>
                        <w:t xml:space="preserve">. </w:t>
                      </w:r>
                      <w:r w:rsidRPr="000053A7">
                        <w:t>Number of mitotic events detected in intact (left panel) and regenerating (right panel) root tips. Four independent roots are shown for each group. Black dotted line, mean; blue dotted line, mean + standard deviation</w:t>
                      </w:r>
                    </w:p>
                  </w:txbxContent>
                </v:textbox>
                <w10:anchorlock/>
              </v:shape>
            </w:pict>
          </mc:Fallback>
        </mc:AlternateContent>
      </w:r>
    </w:p>
    <w:p w14:paraId="62225088" w14:textId="451DBB91" w:rsidR="008C2E5D" w:rsidRDefault="6089042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t>The c</w:t>
      </w:r>
      <w:r w:rsidRPr="00557879">
        <w:t>yclin-dependent protein kinase CYCB1;1</w:t>
      </w:r>
      <w:r>
        <w:t xml:space="preserve"> is commonly used </w:t>
      </w:r>
      <w:r w:rsidR="3631C816">
        <w:t xml:space="preserve">as a reporter </w:t>
      </w:r>
      <w:r w:rsidR="0A19C3F4">
        <w:t>of</w:t>
      </w:r>
      <w:r w:rsidR="3631C816">
        <w:t xml:space="preserve"> the G2/M </w:t>
      </w:r>
      <w:r w:rsidR="3631C816">
        <w:lastRenderedPageBreak/>
        <w:t xml:space="preserve">transition in the cell cycle and, indirectly, </w:t>
      </w:r>
      <w:r w:rsidR="0A19C3F4">
        <w:t>of</w:t>
      </w:r>
      <w:r w:rsidR="3631C816">
        <w:t xml:space="preserve"> mitotic events {Reddy.2004}. </w:t>
      </w:r>
      <w:r w:rsidR="050F62ED">
        <w:t>Transgenic</w:t>
      </w:r>
      <w:r>
        <w:t xml:space="preserve"> </w:t>
      </w:r>
      <w:r w:rsidRPr="0528A533">
        <w:rPr>
          <w:i/>
          <w:iCs/>
        </w:rPr>
        <w:t>Arabidopsis</w:t>
      </w:r>
      <w:r w:rsidR="050F62ED">
        <w:t xml:space="preserve"> </w:t>
      </w:r>
      <w:r>
        <w:t>plants</w:t>
      </w:r>
      <w:r w:rsidR="050F62ED">
        <w:t xml:space="preserve"> expressing CYCB1;1::GFP {Reddy.2004} were mounted on a home-built light-sheet microscope setup {Baesso.2018} specifically designed for imaging </w:t>
      </w:r>
      <w:r w:rsidR="08ECE778">
        <w:t xml:space="preserve">and tracking </w:t>
      </w:r>
      <w:r w:rsidR="050F62ED">
        <w:t>a single root tip every 15 minutes (see Methods).</w:t>
      </w:r>
    </w:p>
    <w:p w14:paraId="77EE35EB" w14:textId="3D87D4B7"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t>The raw images</w:t>
      </w:r>
      <w:r w:rsidR="00477EB2">
        <w:t xml:space="preserve"> (</w:t>
      </w:r>
      <w:commentRangeStart w:id="10"/>
      <w:r w:rsidR="00477EB2" w:rsidRPr="00984F81">
        <w:rPr>
          <w:highlight w:val="yellow"/>
        </w:rPr>
        <w:t>supplemental Figure S1</w:t>
      </w:r>
      <w:commentRangeEnd w:id="10"/>
      <w:r w:rsidR="00BA2365">
        <w:rPr>
          <w:rStyle w:val="CommentReference"/>
        </w:rPr>
        <w:commentReference w:id="10"/>
      </w:r>
      <w:r w:rsidR="00477EB2">
        <w:t>)</w:t>
      </w:r>
      <w:r>
        <w:t xml:space="preserve"> were processed using our previously published routine {Amarteifio.2021} to track and count the mitotic events in 3D. The number of cell divisions detected in each frame follows an intermittent temporal pattern with a noisy baseline below 20 events</w:t>
      </w:r>
      <w:r w:rsidR="00824D7E">
        <w:t xml:space="preserve"> per </w:t>
      </w:r>
      <w:r>
        <w:t xml:space="preserve">frame </w:t>
      </w:r>
      <w:r w:rsidR="001A03C8">
        <w:t>punctuated</w:t>
      </w:r>
      <w:r>
        <w:t xml:space="preserve"> by a few isolated bursts of much higher activity (Fig. 1). </w:t>
      </w:r>
    </w:p>
    <w:p w14:paraId="3B3EFB87" w14:textId="77777777" w:rsidR="00FD75FF" w:rsidRDefault="00FD75FF"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3A086F81" w14:textId="2BE01AF1" w:rsidR="008C2E5D" w:rsidRDefault="00961F49" w:rsidP="001872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bookmarkStart w:id="11" w:name="Temporal_bursts_of_events"/>
      <w:r>
        <w:rPr>
          <w:b/>
          <w:i/>
        </w:rPr>
        <w:t xml:space="preserve">Regenerating and intact roots exhibit different </w:t>
      </w:r>
      <w:r w:rsidR="00087220">
        <w:rPr>
          <w:b/>
          <w:i/>
        </w:rPr>
        <w:t>distributio</w:t>
      </w:r>
      <w:bookmarkStart w:id="12" w:name="_GoBack"/>
      <w:bookmarkEnd w:id="12"/>
      <w:r w:rsidR="00087220">
        <w:rPr>
          <w:b/>
          <w:i/>
        </w:rPr>
        <w:t>ns of t</w:t>
      </w:r>
      <w:r w:rsidR="008B5F7E">
        <w:rPr>
          <w:b/>
          <w:i/>
        </w:rPr>
        <w:t xml:space="preserve">emporal "bursts" of </w:t>
      </w:r>
      <w:r w:rsidR="00087220">
        <w:rPr>
          <w:b/>
          <w:i/>
        </w:rPr>
        <w:t xml:space="preserve">mitotic </w:t>
      </w:r>
      <w:r w:rsidR="008B5F7E">
        <w:rPr>
          <w:b/>
          <w:i/>
        </w:rPr>
        <w:t>events</w:t>
      </w:r>
      <w:bookmarkEnd w:id="11"/>
    </w:p>
    <w:p w14:paraId="70AA6D05" w14:textId="599A06BC" w:rsidR="008C2E5D" w:rsidRDefault="008B5F7E" w:rsidP="003B5430">
      <w:pPr>
        <w:tabs>
          <w:tab w:val="left" w:pos="560"/>
          <w:tab w:val="left" w:pos="1120"/>
          <w:tab w:val="left" w:pos="1418"/>
          <w:tab w:val="left" w:pos="2160"/>
          <w:tab w:val="left" w:pos="2880"/>
          <w:tab w:val="left" w:pos="3600"/>
          <w:tab w:val="left" w:pos="4320"/>
        </w:tabs>
        <w:spacing w:line="360" w:lineRule="auto"/>
        <w:ind w:firstLine="142"/>
        <w:jc w:val="both"/>
        <w:rPr>
          <w:ins w:id="13" w:author="Sena, Giovanni" w:date="2023-05-31T16:12:00Z"/>
        </w:rPr>
      </w:pPr>
      <w:r>
        <w:t xml:space="preserve">The intermittent nature of the temporal series in Fig. 1 is interesting and can be further quantified. We define a “burst” as a </w:t>
      </w:r>
      <w:r w:rsidR="00961F49">
        <w:t xml:space="preserve">significant peak in the temporal series. More specifically, a </w:t>
      </w:r>
      <w:r w:rsidR="00EB1AC6">
        <w:t xml:space="preserve">collection of </w:t>
      </w:r>
      <w:r>
        <w:t xml:space="preserve">mitotic events </w:t>
      </w:r>
      <w:r w:rsidR="00EB1AC6">
        <w:t>occurring in a single time-point and</w:t>
      </w:r>
      <w:r>
        <w:t xml:space="preserve"> at least one standard deviation </w:t>
      </w:r>
      <w:r w:rsidR="00961F49">
        <w:t>higher</w:t>
      </w:r>
      <w:r>
        <w:t xml:space="preserve"> than the mean of </w:t>
      </w:r>
      <w:r w:rsidR="00EB1AC6">
        <w:t xml:space="preserve">events observed in </w:t>
      </w:r>
      <w:r>
        <w:t xml:space="preserve">the entire temporal series. The size of the burst is simply the total number of cell divisions captured in that time-point. The distribution of burst sizes for intact and regenerating roots is significantly different (Fig. </w:t>
      </w:r>
      <w:r w:rsidRPr="003C6A23">
        <w:t>2</w:t>
      </w:r>
      <w:r w:rsidR="003C6A23">
        <w:t>; p&lt;0.01)</w:t>
      </w:r>
      <w:r>
        <w:t xml:space="preserve"> and indicates that regeneration is on average characterised by larger bursts of cell division activity.</w:t>
      </w:r>
    </w:p>
    <w:p w14:paraId="6BC4E32A" w14:textId="2F6EAD51" w:rsidR="00C64918" w:rsidRDefault="008C1E94" w:rsidP="00B01850">
      <w:pPr>
        <w:tabs>
          <w:tab w:val="left" w:pos="560"/>
          <w:tab w:val="left" w:pos="1120"/>
          <w:tab w:val="left" w:pos="1418"/>
          <w:tab w:val="left" w:pos="2160"/>
          <w:tab w:val="left" w:pos="2880"/>
          <w:tab w:val="left" w:pos="3600"/>
          <w:tab w:val="left" w:pos="4320"/>
        </w:tabs>
        <w:spacing w:line="360" w:lineRule="auto"/>
        <w:ind w:firstLine="142"/>
        <w:pPrChange w:id="14" w:author="Todd Fallesen" w:date="2023-07-04T15:43:00Z">
          <w:pPr>
            <w:tabs>
              <w:tab w:val="left" w:pos="560"/>
              <w:tab w:val="left" w:pos="1120"/>
              <w:tab w:val="left" w:pos="1418"/>
              <w:tab w:val="left" w:pos="2160"/>
              <w:tab w:val="left" w:pos="2880"/>
              <w:tab w:val="left" w:pos="3600"/>
              <w:tab w:val="left" w:pos="4320"/>
            </w:tabs>
            <w:spacing w:line="360" w:lineRule="auto"/>
            <w:ind w:firstLine="142"/>
            <w:jc w:val="both"/>
          </w:pPr>
        </w:pPrChange>
      </w:pPr>
      <w:ins w:id="15" w:author="Sena, Giovanni" w:date="2023-05-31T16:24:00Z">
        <w:r>
          <w:rPr>
            <w:color w:val="FF0000"/>
          </w:rPr>
          <w:t>If the mitotic events were completely uncorrelated</w:t>
        </w:r>
      </w:ins>
      <w:ins w:id="16" w:author="Sena, Giovanni" w:date="2023-05-31T16:26:00Z">
        <w:r w:rsidR="006D1C5B">
          <w:rPr>
            <w:color w:val="FF0000"/>
          </w:rPr>
          <w:t xml:space="preserve"> from each other</w:t>
        </w:r>
      </w:ins>
      <w:ins w:id="17" w:author="Sena, Giovanni" w:date="2023-05-31T16:24:00Z">
        <w:r>
          <w:rPr>
            <w:color w:val="FF0000"/>
          </w:rPr>
          <w:t xml:space="preserve">, these distributions would </w:t>
        </w:r>
      </w:ins>
      <w:ins w:id="18" w:author="Sena, Giovanni" w:date="2023-05-31T16:25:00Z">
        <w:r w:rsidR="00853B01">
          <w:rPr>
            <w:color w:val="FF0000"/>
          </w:rPr>
          <w:t>be indistinguishable from</w:t>
        </w:r>
        <w:r w:rsidR="0067587C">
          <w:rPr>
            <w:color w:val="FF0000"/>
          </w:rPr>
          <w:t xml:space="preserve"> Poisson distribution</w:t>
        </w:r>
      </w:ins>
      <w:ins w:id="19" w:author="Sena, Giovanni" w:date="2023-05-31T16:26:00Z">
        <w:r w:rsidR="006D1C5B">
          <w:rPr>
            <w:color w:val="FF0000"/>
          </w:rPr>
          <w:t>s</w:t>
        </w:r>
      </w:ins>
      <w:ins w:id="20" w:author="Sena, Giovanni" w:date="2023-05-31T16:27:00Z">
        <w:r w:rsidR="000D771D">
          <w:rPr>
            <w:color w:val="FF0000"/>
          </w:rPr>
          <w:t>. T</w:t>
        </w:r>
      </w:ins>
      <w:ins w:id="21" w:author="Sena, Giovanni" w:date="2023-05-31T16:28:00Z">
        <w:r w:rsidR="000D771D">
          <w:rPr>
            <w:color w:val="FF0000"/>
          </w:rPr>
          <w:t xml:space="preserve">his is not what we observe: </w:t>
        </w:r>
        <w:del w:id="22" w:author="Todd Fallesen" w:date="2023-07-04T11:07:00Z">
          <w:r w:rsidR="00EE37EF" w:rsidDel="00A70D8D">
            <w:rPr>
              <w:color w:val="FF0000"/>
            </w:rPr>
            <w:delText>the</w:delText>
          </w:r>
        </w:del>
      </w:ins>
      <w:ins w:id="23" w:author="Todd Fallesen" w:date="2023-07-04T11:07:00Z">
        <w:r w:rsidR="00A70D8D">
          <w:rPr>
            <w:color w:val="FF0000"/>
          </w:rPr>
          <w:t>The</w:t>
        </w:r>
      </w:ins>
      <w:ins w:id="24" w:author="Sena, Giovanni" w:date="2023-05-31T16:28:00Z">
        <w:r w:rsidR="00EE37EF">
          <w:rPr>
            <w:color w:val="FF0000"/>
          </w:rPr>
          <w:t xml:space="preserve"> Poisson distribution </w:t>
        </w:r>
      </w:ins>
      <w:ins w:id="25" w:author="Sena, Giovanni" w:date="2023-05-31T16:30:00Z">
        <w:r w:rsidR="00341CE4">
          <w:rPr>
            <w:color w:val="FF0000"/>
          </w:rPr>
          <w:t>looks very different from the experimental one with the same maximum</w:t>
        </w:r>
        <w:r w:rsidR="003C30B9">
          <w:rPr>
            <w:color w:val="FF0000"/>
          </w:rPr>
          <w:t xml:space="preserve">, both for intact roots and regenerating ones (Fig. 2). </w:t>
        </w:r>
      </w:ins>
      <w:ins w:id="26" w:author="Todd Fallesen" w:date="2023-07-04T15:21:00Z">
        <w:r w:rsidR="008461EE">
          <w:rPr>
            <w:noProof/>
            <w:lang w:val="en-US" w:eastAsia="en-US"/>
          </w:rPr>
          <w:drawing>
            <wp:inline distT="0" distB="0" distL="0" distR="0" wp14:anchorId="38CC8647" wp14:editId="7D0FE64E">
              <wp:extent cx="3314700" cy="2651760"/>
              <wp:effectExtent l="0" t="0" r="0" b="0"/>
              <wp:docPr id="12" name="Picture 12" descr="C:\Users\fallest\AppData\Local\Microsoft\Windows\INetCache\Content.Word\figure_2_Jul_4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llest\AppData\Local\Microsoft\Windows\INetCache\Content.Word\figure_2_Jul_4_20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980" cy="2651984"/>
                      </a:xfrm>
                      <a:prstGeom prst="rect">
                        <a:avLst/>
                      </a:prstGeom>
                      <a:noFill/>
                      <a:ln>
                        <a:noFill/>
                      </a:ln>
                    </pic:spPr>
                  </pic:pic>
                </a:graphicData>
              </a:graphic>
            </wp:inline>
          </w:drawing>
        </w:r>
      </w:ins>
      <w:moveToRangeStart w:id="27" w:author="Sena, Giovanni" w:date="2023-05-31T16:12:00Z" w:name="move136441985"/>
      <w:moveTo w:id="28" w:author="Sena, Giovanni" w:date="2023-05-31T16:12:00Z">
        <w:del w:id="29" w:author="Sena, Giovanni" w:date="2023-05-31T16:30:00Z">
          <w:r w:rsidR="00DD71BA" w:rsidRPr="2A39000D" w:rsidDel="003C30B9">
            <w:rPr>
              <w:color w:val="FF0000"/>
            </w:rPr>
            <w:delText xml:space="preserve">To highlight </w:delText>
          </w:r>
        </w:del>
        <w:del w:id="30" w:author="Sena, Giovanni" w:date="2023-05-31T16:18:00Z">
          <w:r w:rsidR="00DD71BA" w:rsidRPr="2A39000D" w:rsidDel="002E1C36">
            <w:rPr>
              <w:color w:val="FF0000"/>
            </w:rPr>
            <w:delText xml:space="preserve">the </w:delText>
          </w:r>
        </w:del>
        <w:del w:id="31" w:author="Sena, Giovanni" w:date="2023-05-31T16:30:00Z">
          <w:r w:rsidR="00DD71BA" w:rsidRPr="2A39000D" w:rsidDel="003C30B9">
            <w:rPr>
              <w:color w:val="FF0000"/>
            </w:rPr>
            <w:delText xml:space="preserve">correlations </w:delText>
          </w:r>
        </w:del>
        <w:del w:id="32" w:author="Sena, Giovanni" w:date="2023-05-31T16:18:00Z">
          <w:r w:rsidR="00DD71BA" w:rsidRPr="2A39000D" w:rsidDel="00184AEA">
            <w:rPr>
              <w:color w:val="FF0000"/>
            </w:rPr>
            <w:delText>in the</w:delText>
          </w:r>
        </w:del>
        <w:del w:id="33" w:author="Sena, Giovanni" w:date="2023-05-31T16:30:00Z">
          <w:r w:rsidR="00DD71BA" w:rsidRPr="2A39000D" w:rsidDel="003C30B9">
            <w:rPr>
              <w:color w:val="FF0000"/>
            </w:rPr>
            <w:delText xml:space="preserve"> mitotic </w:delText>
          </w:r>
        </w:del>
        <w:del w:id="34" w:author="Sena, Giovanni" w:date="2023-05-31T16:18:00Z">
          <w:r w:rsidR="00DD71BA" w:rsidRPr="2A39000D" w:rsidDel="00184AEA">
            <w:rPr>
              <w:color w:val="FF0000"/>
            </w:rPr>
            <w:delText>process</w:delText>
          </w:r>
        </w:del>
        <w:del w:id="35" w:author="Sena, Giovanni" w:date="2023-05-31T16:30:00Z">
          <w:r w:rsidR="00DD71BA" w:rsidRPr="2A39000D" w:rsidDel="003C30B9">
            <w:rPr>
              <w:color w:val="FF0000"/>
            </w:rPr>
            <w:delText xml:space="preserve"> we have plotted two Poisson distributions</w:delText>
          </w:r>
        </w:del>
        <w:del w:id="36" w:author="Sena, Giovanni" w:date="2023-05-31T16:16:00Z">
          <w:r w:rsidR="00DD71BA" w:rsidRPr="2A39000D" w:rsidDel="00573A08">
            <w:rPr>
              <w:color w:val="FF0000"/>
            </w:rPr>
            <w:delText>,</w:delText>
          </w:r>
        </w:del>
        <w:del w:id="37" w:author="Sena, Giovanni" w:date="2023-05-31T16:30:00Z">
          <w:r w:rsidR="00DD71BA" w:rsidRPr="2A39000D" w:rsidDel="003C30B9">
            <w:rPr>
              <w:color w:val="FF0000"/>
            </w:rPr>
            <w:delText xml:space="preserve"> </w:delText>
          </w:r>
        </w:del>
        <w:del w:id="38" w:author="Sena, Giovanni" w:date="2023-05-31T16:17:00Z">
          <w:r w:rsidR="00DD71BA" w:rsidRPr="2A39000D" w:rsidDel="00E43723">
            <w:rPr>
              <w:color w:val="FF0000"/>
            </w:rPr>
            <w:delText>corresponding to</w:delText>
          </w:r>
        </w:del>
        <w:del w:id="39" w:author="Sena, Giovanni" w:date="2023-05-31T16:30:00Z">
          <w:r w:rsidR="00DD71BA" w:rsidRPr="2A39000D" w:rsidDel="003C30B9">
            <w:rPr>
              <w:color w:val="FF0000"/>
            </w:rPr>
            <w:delText xml:space="preserve"> uncorrelated behaviour</w:delText>
          </w:r>
        </w:del>
        <w:del w:id="40" w:author="Sena, Giovanni" w:date="2023-05-31T16:17:00Z">
          <w:r w:rsidR="00DD71BA" w:rsidRPr="2A39000D" w:rsidDel="00E43723">
            <w:rPr>
              <w:color w:val="FF0000"/>
            </w:rPr>
            <w:delText>, for comparison</w:delText>
          </w:r>
        </w:del>
        <w:del w:id="41" w:author="Sena, Giovanni" w:date="2023-05-31T16:30:00Z">
          <w:r w:rsidR="00DD71BA" w:rsidRPr="2A39000D" w:rsidDel="003C30B9">
            <w:rPr>
              <w:color w:val="FF0000"/>
            </w:rPr>
            <w:delText>. We choose parameters to make the maximum of the Poisson match the data</w:delText>
          </w:r>
        </w:del>
      </w:moveTo>
      <w:moveToRangeEnd w:id="27"/>
    </w:p>
    <w:p w14:paraId="2CE495C5" w14:textId="7B5921E3" w:rsidR="00A53D54" w:rsidDel="00BE3059" w:rsidRDefault="00B40607" w:rsidP="003B5430">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center"/>
        <w:rPr>
          <w:del w:id="42" w:author="Sena, Giovanni" w:date="2023-05-31T15:53:00Z"/>
        </w:rPr>
      </w:pPr>
      <w:del w:id="43" w:author="Todd Fallesen" w:date="2023-07-04T15:43:00Z">
        <w:r w:rsidRPr="00B40607" w:rsidDel="00B01850">
          <w:rPr>
            <w:noProof/>
            <w:lang w:val="en-US" w:eastAsia="en-US"/>
          </w:rPr>
          <w:drawing>
            <wp:anchor distT="0" distB="0" distL="114300" distR="114300" simplePos="0" relativeHeight="251659264" behindDoc="1" locked="0" layoutInCell="1" allowOverlap="1" wp14:anchorId="3FF3FB78" wp14:editId="2575F42F">
              <wp:simplePos x="0" y="0"/>
              <wp:positionH relativeFrom="column">
                <wp:posOffset>3213735</wp:posOffset>
              </wp:positionH>
              <wp:positionV relativeFrom="paragraph">
                <wp:posOffset>124460</wp:posOffset>
              </wp:positionV>
              <wp:extent cx="3215640" cy="2546350"/>
              <wp:effectExtent l="0" t="0" r="0" b="6350"/>
              <wp:wrapTight wrapText="bothSides">
                <wp:wrapPolygon edited="0">
                  <wp:start x="8019" y="0"/>
                  <wp:lineTo x="3071" y="862"/>
                  <wp:lineTo x="2389" y="1077"/>
                  <wp:lineTo x="2389" y="1939"/>
                  <wp:lineTo x="1109" y="2909"/>
                  <wp:lineTo x="768" y="3340"/>
                  <wp:lineTo x="2303" y="5387"/>
                  <wp:lineTo x="1109" y="5602"/>
                  <wp:lineTo x="0" y="6464"/>
                  <wp:lineTo x="0" y="14113"/>
                  <wp:lineTo x="2303" y="15729"/>
                  <wp:lineTo x="853" y="16267"/>
                  <wp:lineTo x="853" y="16914"/>
                  <wp:lineTo x="2389" y="17452"/>
                  <wp:lineTo x="768" y="19176"/>
                  <wp:lineTo x="768" y="19822"/>
                  <wp:lineTo x="4521" y="20900"/>
                  <wp:lineTo x="6569" y="20900"/>
                  <wp:lineTo x="6569" y="21331"/>
                  <wp:lineTo x="10066" y="21546"/>
                  <wp:lineTo x="16720" y="21546"/>
                  <wp:lineTo x="16891" y="20900"/>
                  <wp:lineTo x="19962" y="20684"/>
                  <wp:lineTo x="21412" y="20146"/>
                  <wp:lineTo x="21327" y="1077"/>
                  <wp:lineTo x="14929" y="0"/>
                  <wp:lineTo x="8019" y="0"/>
                </wp:wrapPolygon>
              </wp:wrapTight>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15640" cy="2546350"/>
                      </a:xfrm>
                      <a:prstGeom prst="rect">
                        <a:avLst/>
                      </a:prstGeom>
                    </pic:spPr>
                  </pic:pic>
                </a:graphicData>
              </a:graphic>
              <wp14:sizeRelH relativeFrom="page">
                <wp14:pctWidth>0</wp14:pctWidth>
              </wp14:sizeRelH>
              <wp14:sizeRelV relativeFrom="page">
                <wp14:pctHeight>0</wp14:pctHeight>
              </wp14:sizeRelV>
            </wp:anchor>
          </w:drawing>
        </w:r>
        <w:r w:rsidDel="00B01850">
          <w:rPr>
            <w:noProof/>
            <w:lang w:val="en-US" w:eastAsia="en-US"/>
          </w:rPr>
          <w:drawing>
            <wp:anchor distT="0" distB="0" distL="114300" distR="114300" simplePos="0" relativeHeight="251656192" behindDoc="0" locked="0" layoutInCell="1" allowOverlap="1" wp14:anchorId="5F99C3C8" wp14:editId="7AC38F08">
              <wp:simplePos x="0" y="0"/>
              <wp:positionH relativeFrom="column">
                <wp:posOffset>-426085</wp:posOffset>
              </wp:positionH>
              <wp:positionV relativeFrom="paragraph">
                <wp:posOffset>192405</wp:posOffset>
              </wp:positionV>
              <wp:extent cx="3535680" cy="2673510"/>
              <wp:effectExtent l="0" t="0" r="0" b="6350"/>
              <wp:wrapSquare wrapText="bothSides"/>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5680" cy="2673510"/>
                      </a:xfrm>
                      <a:prstGeom prst="rect">
                        <a:avLst/>
                      </a:prstGeom>
                    </pic:spPr>
                  </pic:pic>
                </a:graphicData>
              </a:graphic>
              <wp14:sizeRelH relativeFrom="page">
                <wp14:pctWidth>0</wp14:pctWidth>
              </wp14:sizeRelH>
              <wp14:sizeRelV relativeFrom="page">
                <wp14:pctHeight>0</wp14:pctHeight>
              </wp14:sizeRelV>
            </wp:anchor>
          </w:drawing>
        </w:r>
      </w:del>
    </w:p>
    <w:p w14:paraId="623C53E2" w14:textId="6C5CC889" w:rsidR="00BE3059" w:rsidRPr="00BE3059" w:rsidRDefault="00BE3059">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center"/>
        <w:rPr>
          <w:ins w:id="44" w:author="Sena, Giovanni" w:date="2023-05-31T15:45:00Z"/>
        </w:rPr>
        <w:pPrChange w:id="45" w:author="Sena, Giovanni" w:date="2023-05-31T15:53:00Z">
          <w:pPr>
            <w:pStyle w:val="Caption"/>
          </w:pPr>
        </w:pPrChange>
      </w:pPr>
      <w:ins w:id="46" w:author="Sena, Giovanni" w:date="2023-05-31T15:47:00Z">
        <w:del w:id="47" w:author="Todd Fallesen" w:date="2023-07-04T15:21:00Z">
          <w:r w:rsidDel="008461EE">
            <w:rPr>
              <w:i/>
              <w:iCs/>
              <w:noProof/>
              <w:lang w:val="en-US" w:eastAsia="en-US"/>
            </w:rPr>
            <w:drawing>
              <wp:inline distT="0" distB="0" distL="0" distR="0" wp14:anchorId="28210EE7" wp14:editId="3E8614C6">
                <wp:extent cx="3701441" cy="2961316"/>
                <wp:effectExtent l="0" t="0" r="0" b="0"/>
                <wp:docPr id="1088633700"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33700" name="Picture 2" descr="A picture containing text, screenshot, diagram,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44688" cy="2995916"/>
                        </a:xfrm>
                        <a:prstGeom prst="rect">
                          <a:avLst/>
                        </a:prstGeom>
                      </pic:spPr>
                    </pic:pic>
                  </a:graphicData>
                </a:graphic>
              </wp:inline>
            </w:drawing>
          </w:r>
        </w:del>
      </w:ins>
    </w:p>
    <w:p w14:paraId="07F1ABE6" w14:textId="78AEB7D5" w:rsidR="008C2E5D" w:rsidRPr="00AB551A" w:rsidRDefault="00A53D54" w:rsidP="2A39000D">
      <w:pPr>
        <w:pStyle w:val="Caption"/>
        <w:rPr>
          <w:i w:val="0"/>
          <w:iCs w:val="0"/>
          <w:color w:val="FF0000"/>
        </w:rPr>
      </w:pPr>
      <w:commentRangeStart w:id="48"/>
      <w:r>
        <w:t xml:space="preserve">Figure </w:t>
      </w:r>
      <w:r w:rsidR="007B105B">
        <w:fldChar w:fldCharType="begin"/>
      </w:r>
      <w:r w:rsidR="007B105B">
        <w:instrText xml:space="preserve"> SEQ Figure \* ARABIC </w:instrText>
      </w:r>
      <w:r w:rsidR="007B105B">
        <w:fldChar w:fldCharType="separate"/>
      </w:r>
      <w:r w:rsidR="00A55F75" w:rsidRPr="2A39000D">
        <w:rPr>
          <w:noProof/>
        </w:rPr>
        <w:t>2</w:t>
      </w:r>
      <w:r w:rsidR="007B105B">
        <w:rPr>
          <w:noProof/>
        </w:rPr>
        <w:fldChar w:fldCharType="end"/>
      </w:r>
      <w:commentRangeEnd w:id="48"/>
      <w:r w:rsidR="00EB32F1">
        <w:rPr>
          <w:rStyle w:val="CommentReference"/>
          <w:i w:val="0"/>
          <w:iCs w:val="0"/>
          <w:color w:val="auto"/>
        </w:rPr>
        <w:commentReference w:id="48"/>
      </w:r>
      <w:r>
        <w:t xml:space="preserve">. </w:t>
      </w:r>
      <w:r w:rsidRPr="2A39000D">
        <w:rPr>
          <w:i w:val="0"/>
          <w:iCs w:val="0"/>
        </w:rPr>
        <w:t>Distribution of burst size (i.e. number of division events in that burst) in intact and regenerating root tips</w:t>
      </w:r>
      <w:r w:rsidR="00AB551A" w:rsidRPr="2A39000D">
        <w:rPr>
          <w:i w:val="0"/>
          <w:iCs w:val="0"/>
        </w:rPr>
        <w:t>.</w:t>
      </w:r>
      <w:moveFromRangeStart w:id="49" w:author="Sena, Giovanni" w:date="2023-05-31T16:12:00Z" w:name="move136441985"/>
      <w:moveFrom w:id="50" w:author="Sena, Giovanni" w:date="2023-05-31T16:12:00Z">
        <w:r w:rsidR="00AB551A" w:rsidRPr="2A39000D" w:rsidDel="00DD71BA">
          <w:rPr>
            <w:i w:val="0"/>
            <w:iCs w:val="0"/>
          </w:rPr>
          <w:t xml:space="preserve"> </w:t>
        </w:r>
        <w:r w:rsidR="00AB551A" w:rsidRPr="2A39000D" w:rsidDel="00DD71BA">
          <w:rPr>
            <w:i w:val="0"/>
            <w:iCs w:val="0"/>
            <w:color w:val="FF0000"/>
          </w:rPr>
          <w:t>To highlight the correlations in the mitotic process we have plotted two Poisson distributions, corresponding to uncorrelated behaviour, for comparison. We choose parameters to make the maximum of the Poisson match the data</w:t>
        </w:r>
      </w:moveFrom>
      <w:moveFromRangeEnd w:id="49"/>
      <w:ins w:id="51" w:author="Sena, Giovanni" w:date="2023-05-31T16:31:00Z">
        <w:r w:rsidR="0010614F">
          <w:rPr>
            <w:i w:val="0"/>
            <w:iCs w:val="0"/>
            <w:color w:val="FF0000"/>
          </w:rPr>
          <w:t xml:space="preserve"> </w:t>
        </w:r>
      </w:ins>
      <w:ins w:id="52" w:author="Sena, Giovanni" w:date="2023-05-31T16:32:00Z">
        <w:r w:rsidR="00DB3CD1">
          <w:rPr>
            <w:i w:val="0"/>
            <w:iCs w:val="0"/>
            <w:color w:val="FF0000"/>
          </w:rPr>
          <w:t xml:space="preserve">Experimental data (histograms) and </w:t>
        </w:r>
        <w:r w:rsidR="00B10487">
          <w:rPr>
            <w:i w:val="0"/>
            <w:iCs w:val="0"/>
            <w:color w:val="FF0000"/>
          </w:rPr>
          <w:t xml:space="preserve">Poisson distributions with max at 11 (yellow) and </w:t>
        </w:r>
        <w:r w:rsidR="00D81343">
          <w:rPr>
            <w:i w:val="0"/>
            <w:iCs w:val="0"/>
            <w:color w:val="FF0000"/>
          </w:rPr>
          <w:t>13 (blu</w:t>
        </w:r>
      </w:ins>
      <w:ins w:id="53" w:author="Todd Fallesen" w:date="2023-07-04T15:22:00Z">
        <w:r w:rsidR="008461EE">
          <w:rPr>
            <w:i w:val="0"/>
            <w:iCs w:val="0"/>
            <w:color w:val="FF0000"/>
          </w:rPr>
          <w:t>e</w:t>
        </w:r>
      </w:ins>
      <w:ins w:id="54" w:author="Sena, Giovanni" w:date="2023-05-31T16:32:00Z">
        <w:r w:rsidR="00D81343">
          <w:rPr>
            <w:i w:val="0"/>
            <w:iCs w:val="0"/>
            <w:color w:val="FF0000"/>
          </w:rPr>
          <w:t>).</w:t>
        </w:r>
      </w:ins>
      <w:del w:id="55" w:author="Sena, Giovanni" w:date="2023-05-31T16:31:00Z">
        <w:r w:rsidR="00AB551A" w:rsidRPr="2A39000D" w:rsidDel="0010614F">
          <w:rPr>
            <w:i w:val="0"/>
            <w:iCs w:val="0"/>
            <w:color w:val="FF0000"/>
          </w:rPr>
          <w:delText>.</w:delText>
        </w:r>
      </w:del>
      <w:r w:rsidR="00AB551A" w:rsidRPr="2A39000D">
        <w:rPr>
          <w:i w:val="0"/>
          <w:iCs w:val="0"/>
          <w:color w:val="FF0000"/>
        </w:rPr>
        <w:t xml:space="preserve"> </w:t>
      </w:r>
      <w:del w:id="56" w:author="Sena, Giovanni" w:date="2023-05-31T16:12:00Z">
        <w:r w:rsidR="00AB551A" w:rsidRPr="2A39000D" w:rsidDel="00DD71BA">
          <w:rPr>
            <w:i w:val="0"/>
            <w:iCs w:val="0"/>
            <w:color w:val="FF0000"/>
          </w:rPr>
          <w:delText xml:space="preserve">The x-es indicate a Poisson distribution with </w:delText>
        </w:r>
        <w:r w:rsidR="00AB551A" w:rsidRPr="2A39000D" w:rsidDel="00DD71BA">
          <w:rPr>
            <w:i w:val="0"/>
            <w:iCs w:val="0"/>
            <w:color w:val="FF0000"/>
            <w:lang w:val="el-GR"/>
          </w:rPr>
          <w:delText>λ</w:delText>
        </w:r>
        <w:r w:rsidR="00AB551A" w:rsidRPr="2A39000D" w:rsidDel="00DD71BA">
          <w:rPr>
            <w:i w:val="0"/>
            <w:iCs w:val="0"/>
            <w:color w:val="FF0000"/>
          </w:rPr>
          <w:delText xml:space="preserve"> = 11 and the o-es one with </w:delText>
        </w:r>
        <w:r w:rsidR="00AB551A" w:rsidRPr="2A39000D" w:rsidDel="00DD71BA">
          <w:rPr>
            <w:i w:val="0"/>
            <w:iCs w:val="0"/>
            <w:color w:val="FF0000"/>
            <w:lang w:val="el-GR"/>
          </w:rPr>
          <w:delText>λ</w:delText>
        </w:r>
        <w:r w:rsidR="00AB551A" w:rsidRPr="2A39000D" w:rsidDel="00DD71BA">
          <w:rPr>
            <w:i w:val="0"/>
            <w:iCs w:val="0"/>
            <w:color w:val="FF0000"/>
          </w:rPr>
          <w:delText xml:space="preserve"> = 13. </w:delText>
        </w:r>
      </w:del>
    </w:p>
    <w:p w14:paraId="7D76497C" w14:textId="1F82D8D1" w:rsidR="00AB551A" w:rsidRPr="00AB551A" w:rsidDel="00D81343" w:rsidRDefault="00AB551A" w:rsidP="00AB551A">
      <w:pPr>
        <w:rPr>
          <w:del w:id="57" w:author="Sena, Giovanni" w:date="2023-05-31T16:33:00Z"/>
          <w:color w:val="FF0000"/>
        </w:rPr>
      </w:pPr>
    </w:p>
    <w:p w14:paraId="5D5C4097" w14:textId="00A07D0B" w:rsidR="008C2E5D" w:rsidDel="00D81343"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del w:id="58" w:author="Sena, Giovanni" w:date="2023-05-31T16:33:00Z"/>
        </w:rPr>
      </w:pPr>
    </w:p>
    <w:p w14:paraId="51057D3B" w14:textId="66E021DA" w:rsidR="001872F8" w:rsidRDefault="001872F8" w:rsidP="001872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Pr>
          <w:b/>
          <w:i/>
        </w:rPr>
        <w:t>Regenerating and intact roots exhibit different periodicities of mitotic events</w:t>
      </w:r>
    </w:p>
    <w:p w14:paraId="3C4BF6BC" w14:textId="1ED7EA28"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 xml:space="preserve">To reveal hidden periodicities in the pattern, we </w:t>
      </w:r>
      <w:r w:rsidR="00B35B47">
        <w:rPr>
          <w:color w:val="0C0D14"/>
        </w:rPr>
        <w:t xml:space="preserve">generated a periodogram, </w:t>
      </w:r>
      <w:r w:rsidR="00087220">
        <w:rPr>
          <w:color w:val="0C0D14"/>
        </w:rPr>
        <w:t xml:space="preserve">or </w:t>
      </w:r>
      <w:r w:rsidR="00B35B47">
        <w:rPr>
          <w:color w:val="0C0D14"/>
        </w:rPr>
        <w:t>a</w:t>
      </w:r>
      <w:r>
        <w:rPr>
          <w:color w:val="0C0D14"/>
        </w:rPr>
        <w:t xml:space="preserve"> standard spectral analysis </w:t>
      </w:r>
      <w:r w:rsidR="009C67A6">
        <w:rPr>
          <w:color w:val="0C0D14"/>
        </w:rPr>
        <w:t>of</w:t>
      </w:r>
      <w:r>
        <w:rPr>
          <w:color w:val="0C0D14"/>
        </w:rPr>
        <w:t xml:space="preserve"> the temporal series of single mitotic events (see Methods). </w:t>
      </w:r>
      <w:r w:rsidR="00087220">
        <w:rPr>
          <w:color w:val="0C0D14"/>
        </w:rPr>
        <w:t>Briefly, periodograms show a distribution of fundamental periodicities in a time series</w:t>
      </w:r>
      <w:r w:rsidR="009C67A6">
        <w:rPr>
          <w:color w:val="0C0D14"/>
        </w:rPr>
        <w:t>.</w:t>
      </w:r>
      <w:r>
        <w:rPr>
          <w:color w:val="0C0D14"/>
        </w:rPr>
        <w:t xml:space="preserve"> Our </w:t>
      </w:r>
      <w:r w:rsidR="00EB72D2">
        <w:rPr>
          <w:color w:val="0C0D14"/>
        </w:rPr>
        <w:t xml:space="preserve">analysis </w:t>
      </w:r>
      <w:r>
        <w:rPr>
          <w:color w:val="0C0D14"/>
        </w:rPr>
        <w:t>indicate</w:t>
      </w:r>
      <w:r w:rsidR="00EB72D2">
        <w:rPr>
          <w:color w:val="0C0D14"/>
        </w:rPr>
        <w:t>s</w:t>
      </w:r>
      <w:r>
        <w:rPr>
          <w:color w:val="0C0D14"/>
        </w:rPr>
        <w:t xml:space="preserve"> strong </w:t>
      </w:r>
      <w:r w:rsidR="00EB72D2">
        <w:rPr>
          <w:color w:val="0C0D14"/>
        </w:rPr>
        <w:t>fundamental periodicities</w:t>
      </w:r>
      <w:r>
        <w:rPr>
          <w:color w:val="0C0D14"/>
        </w:rPr>
        <w:t xml:space="preserve"> corresponding to 4, 6 and </w:t>
      </w:r>
      <w:r w:rsidR="00B35B47">
        <w:rPr>
          <w:color w:val="0C0D14"/>
        </w:rPr>
        <w:t>2</w:t>
      </w:r>
      <w:r>
        <w:rPr>
          <w:color w:val="0C0D14"/>
        </w:rPr>
        <w:t>4 hours for the intact roots, and 11 and 16 hours for the regenerating roots (Fig. 3). Since we enforced a 24 h</w:t>
      </w:r>
      <w:r w:rsidR="00EB72D2">
        <w:rPr>
          <w:color w:val="0C0D14"/>
        </w:rPr>
        <w:t>our</w:t>
      </w:r>
      <w:r>
        <w:rPr>
          <w:color w:val="0C0D14"/>
        </w:rPr>
        <w:t xml:space="preserve"> light cycle (16 h</w:t>
      </w:r>
      <w:r w:rsidR="00EB72D2">
        <w:rPr>
          <w:color w:val="0C0D14"/>
        </w:rPr>
        <w:t>our</w:t>
      </w:r>
      <w:r>
        <w:rPr>
          <w:color w:val="0C0D14"/>
        </w:rPr>
        <w:t xml:space="preserve"> light : 8 h</w:t>
      </w:r>
      <w:r w:rsidR="00EB72D2">
        <w:rPr>
          <w:color w:val="0C0D14"/>
        </w:rPr>
        <w:t>our</w:t>
      </w:r>
      <w:r>
        <w:rPr>
          <w:color w:val="0C0D14"/>
        </w:rPr>
        <w:t xml:space="preserve"> dark) on </w:t>
      </w:r>
      <w:r w:rsidR="00087220">
        <w:rPr>
          <w:color w:val="0C0D14"/>
        </w:rPr>
        <w:t xml:space="preserve">all the </w:t>
      </w:r>
      <w:r>
        <w:rPr>
          <w:color w:val="0C0D14"/>
        </w:rPr>
        <w:t>the plants during germination, a 24</w:t>
      </w:r>
      <w:r w:rsidR="00EB72D2">
        <w:rPr>
          <w:color w:val="0C0D14"/>
        </w:rPr>
        <w:t xml:space="preserve"> hours</w:t>
      </w:r>
      <w:r>
        <w:rPr>
          <w:color w:val="0C0D14"/>
        </w:rPr>
        <w:t xml:space="preserve"> periodicity</w:t>
      </w:r>
      <w:r w:rsidR="007D44D1">
        <w:rPr>
          <w:color w:val="0C0D14"/>
        </w:rPr>
        <w:t xml:space="preserve"> and</w:t>
      </w:r>
      <w:r>
        <w:rPr>
          <w:color w:val="0C0D14"/>
        </w:rPr>
        <w:t xml:space="preserve"> </w:t>
      </w:r>
      <w:r w:rsidR="00EB72D2">
        <w:rPr>
          <w:color w:val="0C0D14"/>
        </w:rPr>
        <w:t>subdivisions of</w:t>
      </w:r>
      <w:r>
        <w:rPr>
          <w:color w:val="0C0D14"/>
        </w:rPr>
        <w:t xml:space="preserve"> 24</w:t>
      </w:r>
      <w:r w:rsidR="00EB72D2">
        <w:rPr>
          <w:color w:val="0C0D14"/>
        </w:rPr>
        <w:t xml:space="preserve"> hours</w:t>
      </w:r>
      <w:r>
        <w:rPr>
          <w:color w:val="0C0D14"/>
        </w:rPr>
        <w:t xml:space="preserve"> (</w:t>
      </w:r>
      <w:r>
        <w:rPr>
          <w:i/>
          <w:color w:val="0C0D14"/>
        </w:rPr>
        <w:t>i.e. </w:t>
      </w:r>
      <w:r>
        <w:rPr>
          <w:color w:val="0C0D14"/>
        </w:rPr>
        <w:t>12, 6, 4, etc</w:t>
      </w:r>
      <w:r w:rsidR="007D44D1">
        <w:rPr>
          <w:color w:val="0C0D14"/>
        </w:rPr>
        <w:t>.</w:t>
      </w:r>
      <w:r>
        <w:rPr>
          <w:color w:val="0C0D14"/>
        </w:rPr>
        <w:t xml:space="preserve">) might be expected and irrelevant. </w:t>
      </w:r>
      <w:r w:rsidR="00EB72D2">
        <w:rPr>
          <w:color w:val="0C0D14"/>
        </w:rPr>
        <w:t>T</w:t>
      </w:r>
      <w:r>
        <w:rPr>
          <w:color w:val="0C0D14"/>
        </w:rPr>
        <w:t xml:space="preserve">he </w:t>
      </w:r>
      <w:r w:rsidR="009F7E03">
        <w:rPr>
          <w:color w:val="0C0D14"/>
        </w:rPr>
        <w:t>peak</w:t>
      </w:r>
      <w:r>
        <w:rPr>
          <w:color w:val="0C0D14"/>
        </w:rPr>
        <w:t xml:space="preserve"> at 16 h</w:t>
      </w:r>
      <w:r w:rsidR="00EB72D2">
        <w:rPr>
          <w:color w:val="0C0D14"/>
        </w:rPr>
        <w:t>ours</w:t>
      </w:r>
      <w:r>
        <w:rPr>
          <w:color w:val="0C0D14"/>
        </w:rPr>
        <w:t xml:space="preserve"> </w:t>
      </w:r>
      <w:r w:rsidR="009F7E03">
        <w:rPr>
          <w:color w:val="0C0D14"/>
        </w:rPr>
        <w:t>observed in</w:t>
      </w:r>
      <w:r>
        <w:rPr>
          <w:color w:val="0C0D14"/>
        </w:rPr>
        <w:t xml:space="preserve"> the </w:t>
      </w:r>
      <w:r w:rsidR="009F7E03">
        <w:rPr>
          <w:color w:val="0C0D14"/>
        </w:rPr>
        <w:t xml:space="preserve">periodogram of </w:t>
      </w:r>
      <w:r>
        <w:rPr>
          <w:color w:val="0C0D14"/>
        </w:rPr>
        <w:t>regenerating roots</w:t>
      </w:r>
      <w:r w:rsidR="009F7E03">
        <w:rPr>
          <w:color w:val="0C0D14"/>
        </w:rPr>
        <w:t>, and not in the one of intact roots,</w:t>
      </w:r>
      <w:r>
        <w:rPr>
          <w:color w:val="0C0D14"/>
        </w:rPr>
        <w:t xml:space="preserve"> suggests a non-trivial periodicity specific to the regeneration </w:t>
      </w:r>
      <w:r w:rsidR="00B35B47">
        <w:rPr>
          <w:color w:val="0C0D14"/>
        </w:rPr>
        <w:t>process</w:t>
      </w:r>
      <w:r>
        <w:rPr>
          <w:color w:val="0C0D14"/>
        </w:rPr>
        <w:t>.</w:t>
      </w:r>
    </w:p>
    <w:p w14:paraId="49457033" w14:textId="462D3818"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 xml:space="preserve">Although the cause of these periodicities remains unclear, </w:t>
      </w:r>
      <w:r w:rsidR="009F7E03">
        <w:rPr>
          <w:color w:val="0C0D14"/>
        </w:rPr>
        <w:t>the spectral analysis</w:t>
      </w:r>
      <w:r>
        <w:rPr>
          <w:color w:val="0C0D14"/>
        </w:rPr>
        <w:t xml:space="preserve"> suggest</w:t>
      </w:r>
      <w:r w:rsidR="009F7E03">
        <w:rPr>
          <w:color w:val="0C0D14"/>
        </w:rPr>
        <w:t>s</w:t>
      </w:r>
      <w:r>
        <w:rPr>
          <w:color w:val="0C0D14"/>
        </w:rPr>
        <w:t xml:space="preserve"> </w:t>
      </w:r>
      <w:r w:rsidR="009F7E03">
        <w:rPr>
          <w:color w:val="0C0D14"/>
        </w:rPr>
        <w:t>fundamental differences in the</w:t>
      </w:r>
      <w:r>
        <w:rPr>
          <w:color w:val="0C0D14"/>
        </w:rPr>
        <w:t xml:space="preserve"> </w:t>
      </w:r>
      <w:r w:rsidR="009F7E03">
        <w:rPr>
          <w:color w:val="0C0D14"/>
        </w:rPr>
        <w:t xml:space="preserve">cell division </w:t>
      </w:r>
      <w:r>
        <w:rPr>
          <w:color w:val="0C0D14"/>
        </w:rPr>
        <w:t xml:space="preserve">dynamics </w:t>
      </w:r>
      <w:r w:rsidR="00863E82">
        <w:rPr>
          <w:color w:val="0C0D14"/>
        </w:rPr>
        <w:t>in</w:t>
      </w:r>
      <w:r>
        <w:rPr>
          <w:color w:val="0C0D14"/>
        </w:rPr>
        <w:t xml:space="preserve"> unperturbed and regenerating tissue</w:t>
      </w:r>
      <w:r w:rsidR="00863E82">
        <w:rPr>
          <w:color w:val="0C0D14"/>
        </w:rPr>
        <w:t>s</w:t>
      </w:r>
      <w:r>
        <w:rPr>
          <w:color w:val="0C0D14"/>
        </w:rPr>
        <w:t>.</w:t>
      </w:r>
    </w:p>
    <w:p w14:paraId="24BBDA51" w14:textId="6DE0A57A" w:rsidR="00FD75FF" w:rsidRDefault="00BB0246" w:rsidP="003B5430">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ins w:id="59" w:author="Todd Fallesen" w:date="2023-07-04T15:19:00Z">
        <w:r>
          <w:rPr>
            <w:noProof/>
            <w:lang w:val="en-US" w:eastAsia="en-US"/>
          </w:rPr>
          <w:drawing>
            <wp:inline distT="0" distB="0" distL="0" distR="0" wp14:anchorId="78C7C347" wp14:editId="3B50E5F2">
              <wp:extent cx="5728970" cy="3437382"/>
              <wp:effectExtent l="0" t="0" r="5080" b="0"/>
              <wp:docPr id="6" name="Picture 6" descr="C:\Users\fallest\AppData\Local\Microsoft\Windows\INetCache\Content.Word\Periodogram_July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llest\AppData\Local\Microsoft\Windows\INetCache\Content.Word\Periodogram_July_202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970" cy="3437382"/>
                      </a:xfrm>
                      <a:prstGeom prst="rect">
                        <a:avLst/>
                      </a:prstGeom>
                      <a:noFill/>
                      <a:ln>
                        <a:noFill/>
                      </a:ln>
                    </pic:spPr>
                  </pic:pic>
                </a:graphicData>
              </a:graphic>
            </wp:inline>
          </w:drawing>
        </w:r>
      </w:ins>
      <w:del w:id="60" w:author="Todd Fallesen" w:date="2023-07-04T15:19:00Z">
        <w:r w:rsidR="00906C89" w:rsidDel="00BB0246">
          <w:rPr>
            <w:noProof/>
            <w:lang w:val="en-US" w:eastAsia="en-US"/>
          </w:rPr>
          <w:drawing>
            <wp:inline distT="0" distB="0" distL="0" distR="0" wp14:anchorId="709380B9" wp14:editId="60B5FFF4">
              <wp:extent cx="5728970" cy="3141420"/>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rotWithShape="1">
                      <a:blip r:embed="rId19" cstate="print">
                        <a:extLst>
                          <a:ext uri="{28A0092B-C50C-407E-A947-70E740481C1C}">
                            <a14:useLocalDpi xmlns:a14="http://schemas.microsoft.com/office/drawing/2010/main" val="0"/>
                          </a:ext>
                        </a:extLst>
                      </a:blip>
                      <a:srcRect t="8607"/>
                      <a:stretch/>
                    </pic:blipFill>
                    <pic:spPr bwMode="auto">
                      <a:xfrm>
                        <a:off x="0" y="0"/>
                        <a:ext cx="5728970" cy="3141420"/>
                      </a:xfrm>
                      <a:prstGeom prst="rect">
                        <a:avLst/>
                      </a:prstGeom>
                      <a:ln>
                        <a:noFill/>
                      </a:ln>
                      <a:extLst>
                        <a:ext uri="{53640926-AAD7-44D8-BBD7-CCE9431645EC}">
                          <a14:shadowObscured xmlns:a14="http://schemas.microsoft.com/office/drawing/2010/main"/>
                        </a:ext>
                      </a:extLst>
                    </pic:spPr>
                  </pic:pic>
                </a:graphicData>
              </a:graphic>
            </wp:inline>
          </w:drawing>
        </w:r>
      </w:del>
    </w:p>
    <w:p w14:paraId="3A9AF8EE" w14:textId="2D7CB206" w:rsidR="008C2E5D" w:rsidRPr="00B3047C" w:rsidRDefault="00FD75FF" w:rsidP="003B5430">
      <w:pPr>
        <w:pStyle w:val="Caption"/>
        <w:ind w:firstLine="142"/>
        <w:jc w:val="both"/>
      </w:pPr>
      <w:r>
        <w:t xml:space="preserve">Figure </w:t>
      </w:r>
      <w:r>
        <w:fldChar w:fldCharType="begin"/>
      </w:r>
      <w:r>
        <w:instrText>SEQ Figure \* ARABIC</w:instrText>
      </w:r>
      <w:r>
        <w:fldChar w:fldCharType="separate"/>
      </w:r>
      <w:r w:rsidR="00A55F75">
        <w:rPr>
          <w:noProof/>
        </w:rPr>
        <w:t>3</w:t>
      </w:r>
      <w:r>
        <w:fldChar w:fldCharType="end"/>
      </w:r>
      <w:r>
        <w:rPr>
          <w:i w:val="0"/>
          <w:iCs w:val="0"/>
        </w:rPr>
        <w:t xml:space="preserve">. Periodogram of </w:t>
      </w:r>
      <w:r w:rsidR="00B3047C">
        <w:rPr>
          <w:i w:val="0"/>
          <w:iCs w:val="0"/>
        </w:rPr>
        <w:t xml:space="preserve">the temporal series shown in Fig.1, for </w:t>
      </w:r>
      <w:r>
        <w:rPr>
          <w:i w:val="0"/>
          <w:iCs w:val="0"/>
        </w:rPr>
        <w:t>intact and regenerating root tip</w:t>
      </w:r>
      <w:r w:rsidR="00B3047C">
        <w:rPr>
          <w:i w:val="0"/>
          <w:iCs w:val="0"/>
        </w:rPr>
        <w:t>s</w:t>
      </w:r>
      <w:r>
        <w:rPr>
          <w:i w:val="0"/>
          <w:iCs w:val="0"/>
        </w:rPr>
        <w:t>.</w:t>
      </w:r>
      <w:r w:rsidR="00B3047C">
        <w:rPr>
          <w:i w:val="0"/>
          <w:iCs w:val="0"/>
        </w:rPr>
        <w:t xml:space="preserve"> PSD, power spectral density</w:t>
      </w:r>
      <w:r w:rsidR="00906C89">
        <w:rPr>
          <w:i w:val="0"/>
          <w:iCs w:val="0"/>
        </w:rPr>
        <w:t>. Red arrow, 16-hour period in regenerating roots suggesting non-trivial periodicity.</w:t>
      </w:r>
    </w:p>
    <w:p w14:paraId="664C96AE"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233D7159" w14:textId="2303E904" w:rsidR="008C2E5D" w:rsidRDefault="000D441A" w:rsidP="00AF2A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bookmarkStart w:id="61" w:name="Distribution_of_single_events_"/>
      <w:r>
        <w:rPr>
          <w:b/>
          <w:i/>
        </w:rPr>
        <w:t xml:space="preserve">A difference in the </w:t>
      </w:r>
      <w:r w:rsidR="002808EE">
        <w:rPr>
          <w:b/>
          <w:i/>
        </w:rPr>
        <w:t>d</w:t>
      </w:r>
      <w:r w:rsidR="008B5F7E">
        <w:rPr>
          <w:b/>
          <w:i/>
        </w:rPr>
        <w:t xml:space="preserve">istribution of </w:t>
      </w:r>
      <w:r w:rsidR="002808EE">
        <w:rPr>
          <w:b/>
          <w:i/>
        </w:rPr>
        <w:t>mitotic</w:t>
      </w:r>
      <w:r w:rsidR="008B5F7E">
        <w:rPr>
          <w:b/>
          <w:i/>
        </w:rPr>
        <w:t xml:space="preserve"> events per frame</w:t>
      </w:r>
      <w:bookmarkEnd w:id="61"/>
      <w:r>
        <w:rPr>
          <w:b/>
          <w:i/>
        </w:rPr>
        <w:t xml:space="preserve"> between regenerating and i</w:t>
      </w:r>
      <w:r w:rsidR="007F6C39">
        <w:rPr>
          <w:b/>
          <w:i/>
        </w:rPr>
        <w:t>n</w:t>
      </w:r>
      <w:r>
        <w:rPr>
          <w:b/>
          <w:i/>
        </w:rPr>
        <w:t>tact roots emerges only 24 hours after excision</w:t>
      </w:r>
      <w:r w:rsidR="008B5F7E">
        <w:rPr>
          <w:b/>
          <w:i/>
        </w:rPr>
        <w:t xml:space="preserve"> </w:t>
      </w:r>
    </w:p>
    <w:p w14:paraId="07321889" w14:textId="1072D183"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 xml:space="preserve">To further characterise the dynamics of mitotic events in both intact and regenerating roots, we compared </w:t>
      </w:r>
      <w:r w:rsidR="00CF2EE7">
        <w:rPr>
          <w:color w:val="0C0D14"/>
        </w:rPr>
        <w:t>the distribution of mitotic events</w:t>
      </w:r>
      <w:r>
        <w:rPr>
          <w:color w:val="0C0D14"/>
        </w:rPr>
        <w:t xml:space="preserve"> in each frame, </w:t>
      </w:r>
      <w:r>
        <w:rPr>
          <w:i/>
          <w:color w:val="0C0D14"/>
        </w:rPr>
        <w:t>i.e. </w:t>
      </w:r>
      <w:r>
        <w:rPr>
          <w:color w:val="0C0D14"/>
        </w:rPr>
        <w:t>the probability of detecting a mitotic event in a single time point</w:t>
      </w:r>
      <w:r w:rsidR="00D05302">
        <w:rPr>
          <w:color w:val="0C0D14"/>
        </w:rPr>
        <w:t xml:space="preserve"> (Fig</w:t>
      </w:r>
      <w:r>
        <w:rPr>
          <w:color w:val="0C0D14"/>
        </w:rPr>
        <w:t>.</w:t>
      </w:r>
      <w:r w:rsidR="00D05302">
        <w:rPr>
          <w:color w:val="0C0D14"/>
        </w:rPr>
        <w:t xml:space="preserve"> 4A).</w:t>
      </w:r>
      <w:r>
        <w:rPr>
          <w:color w:val="0C0D14"/>
        </w:rPr>
        <w:t xml:space="preserve"> The two distributions are statistically different over the entire duration of our observation </w:t>
      </w:r>
      <w:r w:rsidR="006B454F">
        <w:rPr>
          <w:color w:val="0C0D14"/>
        </w:rPr>
        <w:t>(p&lt;0.0</w:t>
      </w:r>
      <w:r w:rsidR="005B7E24">
        <w:rPr>
          <w:color w:val="0C0D14"/>
        </w:rPr>
        <w:t>0</w:t>
      </w:r>
      <w:r w:rsidR="006B454F">
        <w:rPr>
          <w:color w:val="0C0D14"/>
        </w:rPr>
        <w:t>1)</w:t>
      </w:r>
      <w:r>
        <w:rPr>
          <w:color w:val="0C0D14"/>
        </w:rPr>
        <w:t xml:space="preserve">, </w:t>
      </w:r>
      <w:r w:rsidR="00DA4BAD">
        <w:rPr>
          <w:color w:val="0C0D14"/>
        </w:rPr>
        <w:t>further supporting the hypothesis</w:t>
      </w:r>
      <w:r>
        <w:rPr>
          <w:color w:val="0C0D14"/>
        </w:rPr>
        <w:t xml:space="preserve"> that the underlying dynamics of cell divisions </w:t>
      </w:r>
      <w:r w:rsidR="00CF2EE7">
        <w:rPr>
          <w:color w:val="0C0D14"/>
        </w:rPr>
        <w:t xml:space="preserve">is different </w:t>
      </w:r>
      <w:r>
        <w:rPr>
          <w:color w:val="0C0D14"/>
        </w:rPr>
        <w:t>in intact roots than in regenerating roots. </w:t>
      </w:r>
    </w:p>
    <w:p w14:paraId="27E3F1E6" w14:textId="5F4A045A"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While both distributions peak around 3.5 division</w:t>
      </w:r>
      <w:r w:rsidR="00CF2EE7">
        <w:rPr>
          <w:color w:val="0C0D14"/>
        </w:rPr>
        <w:t xml:space="preserve">s </w:t>
      </w:r>
      <w:r w:rsidR="00DA4BAD">
        <w:rPr>
          <w:color w:val="0C0D14"/>
        </w:rPr>
        <w:t>per</w:t>
      </w:r>
      <w:r w:rsidR="00CF2EE7">
        <w:rPr>
          <w:color w:val="0C0D14"/>
        </w:rPr>
        <w:t xml:space="preserve"> </w:t>
      </w:r>
      <w:r>
        <w:rPr>
          <w:color w:val="0C0D14"/>
        </w:rPr>
        <w:t>frame and are skewed towards higher values, the regenerating roots’ distribution shows a “shoulder” around 11 division</w:t>
      </w:r>
      <w:r w:rsidR="00CF2EE7">
        <w:rPr>
          <w:color w:val="0C0D14"/>
        </w:rPr>
        <w:t xml:space="preserve">s per </w:t>
      </w:r>
      <w:r>
        <w:rPr>
          <w:color w:val="0C0D14"/>
        </w:rPr>
        <w:t>frame</w:t>
      </w:r>
      <w:r w:rsidR="000854B2">
        <w:rPr>
          <w:color w:val="0C0D14"/>
        </w:rPr>
        <w:t>,</w:t>
      </w:r>
      <w:r>
        <w:rPr>
          <w:color w:val="0C0D14"/>
        </w:rPr>
        <w:t xml:space="preserve"> which is not </w:t>
      </w:r>
      <w:r w:rsidR="00AC7EDF">
        <w:rPr>
          <w:color w:val="0C0D14"/>
        </w:rPr>
        <w:t>as clear</w:t>
      </w:r>
      <w:r>
        <w:rPr>
          <w:color w:val="0C0D14"/>
        </w:rPr>
        <w:t xml:space="preserve"> in the intact roots’ sample</w:t>
      </w:r>
      <w:r w:rsidR="001C3A8C">
        <w:rPr>
          <w:color w:val="0C0D14"/>
        </w:rPr>
        <w:t xml:space="preserve"> (Fig. 4A)</w:t>
      </w:r>
      <w:r>
        <w:rPr>
          <w:color w:val="0C0D14"/>
        </w:rPr>
        <w:t xml:space="preserve">. This suggests the existence of </w:t>
      </w:r>
      <w:del w:id="62" w:author="Todd Fallesen" w:date="2023-07-04T15:44:00Z">
        <w:r w:rsidDel="00B01850">
          <w:rPr>
            <w:color w:val="0C0D14"/>
          </w:rPr>
          <w:delText>two</w:delText>
        </w:r>
        <w:r w:rsidR="00166124" w:rsidDel="00B01850">
          <w:rPr>
            <w:color w:val="0C0D14"/>
          </w:rPr>
          <w:delText xml:space="preserve"> </w:delText>
        </w:r>
        <w:r w:rsidDel="00B01850">
          <w:rPr>
            <w:color w:val="0C0D14"/>
          </w:rPr>
          <w:delText xml:space="preserve"> unresolved</w:delText>
        </w:r>
      </w:del>
      <w:ins w:id="63" w:author="Todd Fallesen" w:date="2023-07-04T15:44:00Z">
        <w:r w:rsidR="00B01850">
          <w:rPr>
            <w:color w:val="0C0D14"/>
          </w:rPr>
          <w:t>two unresolved</w:t>
        </w:r>
      </w:ins>
      <w:r>
        <w:rPr>
          <w:color w:val="0C0D14"/>
        </w:rPr>
        <w:t xml:space="preserve"> sub-populations of events in the regenerating roots: one with a maximum around 3.5 division</w:t>
      </w:r>
      <w:r w:rsidR="00CF2EE7">
        <w:rPr>
          <w:color w:val="0C0D14"/>
        </w:rPr>
        <w:t xml:space="preserve">s per </w:t>
      </w:r>
      <w:r>
        <w:rPr>
          <w:color w:val="0C0D14"/>
        </w:rPr>
        <w:t>frame, like in the intact roots, and a second one centred around 1</w:t>
      </w:r>
      <w:r w:rsidR="001C3A8C">
        <w:rPr>
          <w:color w:val="0C0D14"/>
        </w:rPr>
        <w:t>1</w:t>
      </w:r>
      <w:r>
        <w:rPr>
          <w:color w:val="0C0D14"/>
        </w:rPr>
        <w:t xml:space="preserve"> division</w:t>
      </w:r>
      <w:r w:rsidR="00CF2EE7">
        <w:rPr>
          <w:color w:val="0C0D14"/>
        </w:rPr>
        <w:t xml:space="preserve">s per </w:t>
      </w:r>
      <w:r>
        <w:rPr>
          <w:color w:val="0C0D14"/>
        </w:rPr>
        <w:t xml:space="preserve">frame. This second peak is unmatched in the data from the intact roots, suggesting a unique </w:t>
      </w:r>
      <w:r w:rsidR="00CF2EE7">
        <w:rPr>
          <w:color w:val="0C0D14"/>
        </w:rPr>
        <w:t xml:space="preserve">feature </w:t>
      </w:r>
      <w:r>
        <w:rPr>
          <w:color w:val="0C0D14"/>
        </w:rPr>
        <w:t>of self-organising tissue.</w:t>
      </w:r>
    </w:p>
    <w:p w14:paraId="6EC3CBE2" w14:textId="31A5A59F" w:rsidR="008C2E5D" w:rsidRDefault="00CF2EE7"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To address</w:t>
      </w:r>
      <w:r w:rsidR="008B5F7E">
        <w:rPr>
          <w:color w:val="0C0D14"/>
        </w:rPr>
        <w:t xml:space="preserve"> whether root regeneration is a single continuous process or, instead, is made of distinct developmental phases</w:t>
      </w:r>
      <w:r w:rsidR="001C3A8C">
        <w:rPr>
          <w:color w:val="0C0D14"/>
        </w:rPr>
        <w:t>,</w:t>
      </w:r>
      <w:r w:rsidR="008B5F7E">
        <w:rPr>
          <w:color w:val="0C0D14"/>
        </w:rPr>
        <w:t xml:space="preserve"> </w:t>
      </w:r>
      <w:r>
        <w:rPr>
          <w:color w:val="0C0D14"/>
        </w:rPr>
        <w:t xml:space="preserve">we asked whether the highly active </w:t>
      </w:r>
      <w:r w:rsidR="001C3A8C">
        <w:rPr>
          <w:color w:val="0C0D14"/>
        </w:rPr>
        <w:t>time points with</w:t>
      </w:r>
      <w:r>
        <w:rPr>
          <w:color w:val="0C0D14"/>
        </w:rPr>
        <w:t xml:space="preserve"> 11 division</w:t>
      </w:r>
      <w:r w:rsidR="001C3A8C">
        <w:rPr>
          <w:color w:val="0C0D14"/>
        </w:rPr>
        <w:t xml:space="preserve"> per </w:t>
      </w:r>
      <w:r>
        <w:rPr>
          <w:color w:val="0C0D14"/>
        </w:rPr>
        <w:t>frame occurred throughout the entire regeneration process or only at specific moments.</w:t>
      </w:r>
      <w:r w:rsidR="008B5F7E">
        <w:rPr>
          <w:color w:val="0C0D14"/>
        </w:rPr>
        <w:t xml:space="preserve"> </w:t>
      </w:r>
    </w:p>
    <w:p w14:paraId="69399041" w14:textId="79DF1BFB" w:rsidR="008C2E5D" w:rsidRDefault="008B5F7E" w:rsidP="00E329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color w:val="0C0D14"/>
        </w:rPr>
      </w:pPr>
      <w:r w:rsidRPr="5E3D6467">
        <w:rPr>
          <w:color w:val="0C0D14"/>
        </w:rPr>
        <w:t xml:space="preserve">We re-analysed the data </w:t>
      </w:r>
      <w:r w:rsidR="006911EC" w:rsidRPr="5E3D6467">
        <w:rPr>
          <w:color w:val="0C0D14"/>
        </w:rPr>
        <w:t>into temporal bins, 0-6 hours, 6-24 hours</w:t>
      </w:r>
      <w:r w:rsidR="0025672A" w:rsidRPr="5E3D6467">
        <w:rPr>
          <w:color w:val="0C0D14"/>
        </w:rPr>
        <w:t>,</w:t>
      </w:r>
      <w:r w:rsidR="006911EC" w:rsidRPr="5E3D6467">
        <w:rPr>
          <w:color w:val="0C0D14"/>
        </w:rPr>
        <w:t xml:space="preserve"> 24-72 hours</w:t>
      </w:r>
      <w:r w:rsidR="00166124" w:rsidRPr="5E3D6467">
        <w:rPr>
          <w:color w:val="0C0D14"/>
        </w:rPr>
        <w:t xml:space="preserve"> and greater than 72 hours</w:t>
      </w:r>
      <w:r w:rsidR="0080235C" w:rsidRPr="5E3D6467">
        <w:rPr>
          <w:color w:val="0C0D14"/>
        </w:rPr>
        <w:t xml:space="preserve"> after the excision.</w:t>
      </w:r>
      <w:r w:rsidR="00E329E1" w:rsidRPr="5E3D6467">
        <w:rPr>
          <w:color w:val="0C0D14"/>
        </w:rPr>
        <w:t xml:space="preserve"> T</w:t>
      </w:r>
      <w:r w:rsidRPr="5E3D6467">
        <w:rPr>
          <w:color w:val="0C0D14"/>
        </w:rPr>
        <w:t>he distribution</w:t>
      </w:r>
      <w:r w:rsidR="0080235C" w:rsidRPr="5E3D6467">
        <w:rPr>
          <w:color w:val="0C0D14"/>
        </w:rPr>
        <w:t>s</w:t>
      </w:r>
      <w:r w:rsidRPr="5E3D6467">
        <w:rPr>
          <w:color w:val="0C0D14"/>
        </w:rPr>
        <w:t xml:space="preserve"> of division</w:t>
      </w:r>
      <w:r w:rsidR="006911EC" w:rsidRPr="5E3D6467">
        <w:rPr>
          <w:color w:val="0C0D14"/>
        </w:rPr>
        <w:t xml:space="preserve">s per </w:t>
      </w:r>
      <w:r w:rsidRPr="5E3D6467">
        <w:rPr>
          <w:color w:val="0C0D14"/>
        </w:rPr>
        <w:t xml:space="preserve">frame </w:t>
      </w:r>
      <w:r w:rsidR="001C3A8C" w:rsidRPr="5E3D6467">
        <w:rPr>
          <w:color w:val="0C0D14"/>
        </w:rPr>
        <w:t>are statistically indistinguishable</w:t>
      </w:r>
      <w:r w:rsidRPr="5E3D6467">
        <w:rPr>
          <w:color w:val="0C0D14"/>
        </w:rPr>
        <w:t xml:space="preserve"> between intact and regenerating roots </w:t>
      </w:r>
      <w:r w:rsidR="00E329E1" w:rsidRPr="5E3D6467">
        <w:rPr>
          <w:color w:val="0C0D14"/>
        </w:rPr>
        <w:t xml:space="preserve">during the first 6 hours </w:t>
      </w:r>
      <w:r w:rsidRPr="5E3D6467">
        <w:rPr>
          <w:color w:val="0C0D14"/>
        </w:rPr>
        <w:t>(Fig. 4</w:t>
      </w:r>
      <w:r w:rsidR="0025672A" w:rsidRPr="5E3D6467">
        <w:rPr>
          <w:color w:val="0C0D14"/>
        </w:rPr>
        <w:t>B</w:t>
      </w:r>
      <w:r w:rsidRPr="5E3D6467">
        <w:rPr>
          <w:color w:val="0C0D14"/>
        </w:rPr>
        <w:t>; p</w:t>
      </w:r>
      <w:r w:rsidR="006F0475" w:rsidRPr="5E3D6467">
        <w:rPr>
          <w:color w:val="0C0D14"/>
        </w:rPr>
        <w:t>=0.21</w:t>
      </w:r>
      <w:r w:rsidRPr="5E3D6467">
        <w:rPr>
          <w:color w:val="0C0D14"/>
        </w:rPr>
        <w:t>)</w:t>
      </w:r>
      <w:r w:rsidR="00E329E1" w:rsidRPr="5E3D6467">
        <w:rPr>
          <w:color w:val="0C0D14"/>
        </w:rPr>
        <w:t xml:space="preserve"> and between </w:t>
      </w:r>
      <w:del w:id="64" w:author="Sena, Giovanni" w:date="2023-05-31T16:38:00Z">
        <w:r w:rsidR="00E329E1" w:rsidRPr="5E3D6467" w:rsidDel="00C343A9">
          <w:rPr>
            <w:color w:val="0C0D14"/>
          </w:rPr>
          <w:delText xml:space="preserve">between </w:delText>
        </w:r>
      </w:del>
      <w:r w:rsidR="00E329E1" w:rsidRPr="5E3D6467">
        <w:rPr>
          <w:color w:val="0C0D14"/>
        </w:rPr>
        <w:t>6 and 24 hours (Fig. 4C; p=0.83).</w:t>
      </w:r>
      <w:r w:rsidR="00E329E1">
        <w:t xml:space="preserve"> Crucially</w:t>
      </w:r>
      <w:r w:rsidRPr="5E3D6467">
        <w:rPr>
          <w:color w:val="0C0D14"/>
        </w:rPr>
        <w:t>, between 24 and 72 hours after excision the</w:t>
      </w:r>
      <w:r w:rsidR="0080235C" w:rsidRPr="5E3D6467">
        <w:rPr>
          <w:color w:val="0C0D14"/>
        </w:rPr>
        <w:t xml:space="preserve"> two distributions are statistically different (Fig. 4D; p=0.025), with the</w:t>
      </w:r>
      <w:r w:rsidRPr="5E3D6467">
        <w:rPr>
          <w:color w:val="0C0D14"/>
        </w:rPr>
        <w:t xml:space="preserve"> </w:t>
      </w:r>
      <w:r w:rsidR="0080235C" w:rsidRPr="5E3D6467">
        <w:rPr>
          <w:color w:val="0C0D14"/>
        </w:rPr>
        <w:t xml:space="preserve">one for the </w:t>
      </w:r>
      <w:r w:rsidRPr="5E3D6467">
        <w:rPr>
          <w:color w:val="0C0D14"/>
        </w:rPr>
        <w:t>regenerating roots show</w:t>
      </w:r>
      <w:r w:rsidR="0080235C" w:rsidRPr="5E3D6467">
        <w:rPr>
          <w:color w:val="0C0D14"/>
        </w:rPr>
        <w:t>ing</w:t>
      </w:r>
      <w:r w:rsidRPr="5E3D6467">
        <w:rPr>
          <w:color w:val="0C0D14"/>
        </w:rPr>
        <w:t xml:space="preserve"> a</w:t>
      </w:r>
      <w:r w:rsidR="0080235C" w:rsidRPr="5E3D6467">
        <w:rPr>
          <w:color w:val="0C0D14"/>
        </w:rPr>
        <w:t xml:space="preserve"> longer</w:t>
      </w:r>
      <w:r w:rsidRPr="5E3D6467">
        <w:rPr>
          <w:color w:val="0C0D14"/>
        </w:rPr>
        <w:t xml:space="preserve"> </w:t>
      </w:r>
      <w:r w:rsidR="0080235C" w:rsidRPr="5E3D6467">
        <w:rPr>
          <w:color w:val="0C0D14"/>
        </w:rPr>
        <w:t xml:space="preserve">tail between 10 and 20 </w:t>
      </w:r>
      <w:r w:rsidR="00AB79C1" w:rsidRPr="5E3D6467">
        <w:rPr>
          <w:color w:val="0C0D14"/>
        </w:rPr>
        <w:t xml:space="preserve">divisions per frame. Finally, </w:t>
      </w:r>
      <w:r w:rsidR="004B4A40" w:rsidRPr="5E3D6467">
        <w:rPr>
          <w:color w:val="0C0D14"/>
        </w:rPr>
        <w:t>the two distributions remain statistically different after 72 hours from the excision</w:t>
      </w:r>
      <w:del w:id="65" w:author="Sena, Giovanni" w:date="2023-05-31T16:38:00Z">
        <w:r w:rsidR="004B4A40" w:rsidRPr="5E3D6467" w:rsidDel="00C343A9">
          <w:rPr>
            <w:color w:val="0C0D14"/>
          </w:rPr>
          <w:delText xml:space="preserve"> </w:delText>
        </w:r>
      </w:del>
      <w:r w:rsidR="00AB79C1" w:rsidRPr="5E3D6467">
        <w:rPr>
          <w:color w:val="0C0D14"/>
        </w:rPr>
        <w:t xml:space="preserve"> (Fig. 4E; p</w:t>
      </w:r>
      <w:r w:rsidR="004B4A40" w:rsidRPr="5E3D6467">
        <w:rPr>
          <w:color w:val="0C0D14"/>
        </w:rPr>
        <w:t xml:space="preserve">&lt;0.001). Taken together, this data indicates that the main difference in cell division dynamics between regenerating and intact roots appears only 24 hours after the tip excision, with the regenerating roots </w:t>
      </w:r>
      <w:r w:rsidR="00344C7D" w:rsidRPr="5E3D6467">
        <w:rPr>
          <w:color w:val="0C0D14"/>
        </w:rPr>
        <w:t>showing</w:t>
      </w:r>
      <w:r w:rsidR="004B4A40" w:rsidRPr="5E3D6467">
        <w:rPr>
          <w:color w:val="0C0D14"/>
        </w:rPr>
        <w:t xml:space="preserve"> an </w:t>
      </w:r>
      <w:ins w:id="66" w:author="Sena, Giovanni" w:date="2022-09-23T10:54:00Z">
        <w:r w:rsidR="000B2F36" w:rsidRPr="5E3D6467">
          <w:rPr>
            <w:color w:val="0C0D14"/>
          </w:rPr>
          <w:t>excess</w:t>
        </w:r>
      </w:ins>
      <w:r w:rsidR="004B4A40" w:rsidRPr="5E3D6467">
        <w:rPr>
          <w:color w:val="0C0D14"/>
        </w:rPr>
        <w:t xml:space="preserve"> of </w:t>
      </w:r>
      <w:r w:rsidR="00344C7D" w:rsidRPr="5E3D6467">
        <w:rPr>
          <w:color w:val="0C0D14"/>
        </w:rPr>
        <w:t>10-15 events per time point.</w:t>
      </w:r>
      <w:commentRangeStart w:id="67"/>
      <w:commentRangeStart w:id="68"/>
      <w:commentRangeEnd w:id="67"/>
      <w:r>
        <w:rPr>
          <w:rStyle w:val="CommentReference"/>
        </w:rPr>
        <w:commentReference w:id="67"/>
      </w:r>
      <w:commentRangeEnd w:id="68"/>
      <w:r>
        <w:rPr>
          <w:rStyle w:val="CommentReference"/>
        </w:rPr>
        <w:commentReference w:id="68"/>
      </w:r>
    </w:p>
    <w:p w14:paraId="2AA98C9B" w14:textId="77777777" w:rsidR="00344C7D" w:rsidRDefault="00344C7D" w:rsidP="00E329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17FDA648" w14:textId="2B8C0B4B" w:rsidR="00881E86" w:rsidRDefault="000258A2" w:rsidP="007F5C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sidRPr="000258A2">
        <w:rPr>
          <w:noProof/>
          <w:lang w:val="en-US" w:eastAsia="en-US"/>
        </w:rPr>
        <w:drawing>
          <wp:inline distT="0" distB="0" distL="0" distR="0" wp14:anchorId="369A0155" wp14:editId="64BA2772">
            <wp:extent cx="5728970" cy="25781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728970" cy="2578100"/>
                    </a:xfrm>
                    <a:prstGeom prst="rect">
                      <a:avLst/>
                    </a:prstGeom>
                  </pic:spPr>
                </pic:pic>
              </a:graphicData>
            </a:graphic>
          </wp:inline>
        </w:drawing>
      </w:r>
    </w:p>
    <w:p w14:paraId="2F114867" w14:textId="39702464" w:rsidR="00D05302" w:rsidRDefault="00D05302" w:rsidP="005C084B">
      <w:pPr>
        <w:pStyle w:val="Caption"/>
        <w:jc w:val="both"/>
        <w:rPr>
          <w:color w:val="0C0D14"/>
        </w:rPr>
      </w:pPr>
      <w:r>
        <w:t xml:space="preserve">Figure </w:t>
      </w:r>
      <w:r>
        <w:fldChar w:fldCharType="begin"/>
      </w:r>
      <w:r>
        <w:instrText>SEQ Figure \* ARABIC</w:instrText>
      </w:r>
      <w:r>
        <w:fldChar w:fldCharType="separate"/>
      </w:r>
      <w:r w:rsidR="00A55F75">
        <w:rPr>
          <w:noProof/>
        </w:rPr>
        <w:t>4</w:t>
      </w:r>
      <w:r>
        <w:fldChar w:fldCharType="end"/>
      </w:r>
      <w:r>
        <w:t xml:space="preserve">. </w:t>
      </w:r>
      <w:r w:rsidR="00DD63F0">
        <w:rPr>
          <w:i w:val="0"/>
          <w:iCs w:val="0"/>
        </w:rPr>
        <w:t>Distributions of mitotic events detected in one frame, in intact and regenerating root tips. (A)</w:t>
      </w:r>
      <w:r w:rsidR="00DD63F0">
        <w:rPr>
          <w:b/>
          <w:bCs/>
          <w:i w:val="0"/>
          <w:iCs w:val="0"/>
        </w:rPr>
        <w:t xml:space="preserve">, </w:t>
      </w:r>
      <w:r w:rsidR="00DD63F0">
        <w:rPr>
          <w:i w:val="0"/>
          <w:iCs w:val="0"/>
        </w:rPr>
        <w:t>all events; (B), events detected in the first 6 hours; (C), events detected between 6 and 24 hours; (D), events detected between 24 and 72 hours; (E), events detected after 72 hours</w:t>
      </w:r>
      <w:ins w:id="69" w:author="Sena, Giovanni" w:date="2023-05-31T16:38:00Z">
        <w:r w:rsidR="00844F4E">
          <w:rPr>
            <w:i w:val="0"/>
            <w:iCs w:val="0"/>
          </w:rPr>
          <w:t xml:space="preserve">. Histograms, </w:t>
        </w:r>
      </w:ins>
      <w:ins w:id="70" w:author="Sena, Giovanni" w:date="2023-05-31T16:55:00Z">
        <w:r w:rsidR="006F0C27">
          <w:rPr>
            <w:i w:val="0"/>
            <w:iCs w:val="0"/>
          </w:rPr>
          <w:t>experimental</w:t>
        </w:r>
      </w:ins>
      <w:ins w:id="71" w:author="Sena, Giovanni" w:date="2023-05-31T16:38:00Z">
        <w:r w:rsidR="00844F4E">
          <w:rPr>
            <w:i w:val="0"/>
            <w:iCs w:val="0"/>
          </w:rPr>
          <w:t xml:space="preserve"> data</w:t>
        </w:r>
        <w:r w:rsidR="001A3A6F">
          <w:rPr>
            <w:i w:val="0"/>
            <w:iCs w:val="0"/>
          </w:rPr>
          <w:t xml:space="preserve">; lines, </w:t>
        </w:r>
      </w:ins>
      <w:ins w:id="72" w:author="Sena, Giovanni" w:date="2023-05-31T16:39:00Z">
        <w:r w:rsidR="001A3A6F" w:rsidRPr="001A3A6F">
          <w:rPr>
            <w:i w:val="0"/>
            <w:iCs w:val="0"/>
          </w:rPr>
          <w:t xml:space="preserve">kernel density estimation to the </w:t>
        </w:r>
      </w:ins>
      <w:ins w:id="73" w:author="Sena, Giovanni" w:date="2023-05-31T16:56:00Z">
        <w:r w:rsidR="006F0C27">
          <w:rPr>
            <w:i w:val="0"/>
            <w:iCs w:val="0"/>
          </w:rPr>
          <w:t>experimental</w:t>
        </w:r>
      </w:ins>
      <w:ins w:id="74" w:author="Sena, Giovanni" w:date="2023-05-31T16:39:00Z">
        <w:r w:rsidR="001A3A6F" w:rsidRPr="001A3A6F">
          <w:rPr>
            <w:i w:val="0"/>
            <w:iCs w:val="0"/>
          </w:rPr>
          <w:t xml:space="preserve"> data</w:t>
        </w:r>
      </w:ins>
      <w:ins w:id="75" w:author="Sena, Giovanni" w:date="2023-05-31T16:58:00Z">
        <w:r w:rsidR="00526E6D">
          <w:rPr>
            <w:i w:val="0"/>
            <w:iCs w:val="0"/>
          </w:rPr>
          <w:t xml:space="preserve"> (smooth fitting).</w:t>
        </w:r>
      </w:ins>
    </w:p>
    <w:p w14:paraId="29674037" w14:textId="77777777" w:rsidR="00D05302" w:rsidRDefault="00D05302"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center"/>
      </w:pPr>
    </w:p>
    <w:p w14:paraId="3E4C5E77" w14:textId="53526DD2" w:rsidR="008C2E5D" w:rsidRDefault="002808EE" w:rsidP="002808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bookmarkStart w:id="76" w:name="Spatial_clusters_of_events"/>
      <w:r>
        <w:rPr>
          <w:b/>
          <w:i/>
        </w:rPr>
        <w:t xml:space="preserve">Mitotic events </w:t>
      </w:r>
      <w:r w:rsidR="00227AC6">
        <w:rPr>
          <w:b/>
          <w:i/>
        </w:rPr>
        <w:t>occur</w:t>
      </w:r>
      <w:r>
        <w:rPr>
          <w:b/>
          <w:i/>
        </w:rPr>
        <w:t xml:space="preserve"> in small spatial clusters</w:t>
      </w:r>
      <w:r w:rsidR="00AC63DD">
        <w:rPr>
          <w:b/>
          <w:i/>
        </w:rPr>
        <w:t xml:space="preserve"> that are more </w:t>
      </w:r>
      <w:r w:rsidR="002C36F2">
        <w:rPr>
          <w:b/>
          <w:i/>
        </w:rPr>
        <w:t>abundant</w:t>
      </w:r>
      <w:r w:rsidR="00AC63DD">
        <w:rPr>
          <w:b/>
          <w:i/>
        </w:rPr>
        <w:t xml:space="preserve"> in regenerating roots</w:t>
      </w:r>
      <w:bookmarkEnd w:id="76"/>
    </w:p>
    <w:p w14:paraId="12D0CCAE" w14:textId="488C4C89" w:rsidR="008C2E5D" w:rsidDel="00D8357A" w:rsidRDefault="008B5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77" w:author="Henrik Jeldtoft Jensen" w:date="2022-06-21T11:36:00Z"/>
          <w:del w:id="78" w:author="Sena, Giovanni" w:date="2022-09-23T10:14:00Z"/>
          <w:color w:val="FF0000"/>
        </w:rPr>
      </w:pPr>
      <w:r>
        <w:rPr>
          <w:color w:val="0C0D14"/>
        </w:rPr>
        <w:t xml:space="preserve">The lack of a persistent reference point across time frames makes the spatial localisation of the mitotic event </w:t>
      </w:r>
      <w:r w:rsidR="005C084B">
        <w:rPr>
          <w:color w:val="0C0D14"/>
        </w:rPr>
        <w:t>relative</w:t>
      </w:r>
      <w:r>
        <w:rPr>
          <w:color w:val="0C0D14"/>
        </w:rPr>
        <w:t xml:space="preserve"> to biologically significant landmarks in the root</w:t>
      </w:r>
      <w:r w:rsidR="0032649C">
        <w:rPr>
          <w:color w:val="0C0D14"/>
        </w:rPr>
        <w:t xml:space="preserve"> </w:t>
      </w:r>
      <w:r w:rsidR="003405CB">
        <w:rPr>
          <w:color w:val="0C0D14"/>
        </w:rPr>
        <w:t>intractable</w:t>
      </w:r>
      <w:r w:rsidR="0032649C">
        <w:rPr>
          <w:color w:val="0C0D14"/>
        </w:rPr>
        <w:t>.</w:t>
      </w:r>
      <w:r w:rsidR="003405CB">
        <w:rPr>
          <w:color w:val="0C0D14"/>
        </w:rPr>
        <w:t xml:space="preserve"> </w:t>
      </w:r>
      <w:r>
        <w:rPr>
          <w:color w:val="0C0D14"/>
        </w:rPr>
        <w:t>Instead, the spatial information allows the calculation of relative distance between events. One important question from the developmental point of view is whether these occur uniformly within the tissue or, rather, in clusters. </w:t>
      </w:r>
      <w:del w:id="79" w:author="Sena, Giovanni" w:date="2022-09-23T10:14:00Z">
        <w:r w:rsidR="00AB551A" w:rsidRPr="00AB551A" w:rsidDel="00D8357A">
          <w:rPr>
            <w:color w:val="FF0000"/>
            <w:rPrChange w:id="80" w:author="Henrik Jeldtoft Jensen" w:date="2022-06-21T11:30:00Z">
              <w:rPr>
                <w:color w:val="0C0D14"/>
              </w:rPr>
            </w:rPrChange>
          </w:rPr>
          <w:delText xml:space="preserve">Moreover, we can ask if the clustering is consistent with a </w:delText>
        </w:r>
      </w:del>
      <w:ins w:id="81" w:author="Henrik Jeldtoft Jensen" w:date="2022-06-21T11:31:00Z">
        <w:del w:id="82" w:author="Sena, Giovanni" w:date="2022-09-23T10:14:00Z">
          <w:r w:rsidR="00AB551A" w:rsidDel="00D8357A">
            <w:rPr>
              <w:color w:val="FF0000"/>
            </w:rPr>
            <w:delText xml:space="preserve">uniform random, </w:delText>
          </w:r>
        </w:del>
      </w:ins>
      <w:ins w:id="83" w:author="Henrik Jeldtoft Jensen" w:date="2022-06-21T11:32:00Z">
        <w:del w:id="84" w:author="Sena, Giovanni" w:date="2022-09-23T10:14:00Z">
          <w:r w:rsidR="00AB551A" w:rsidDel="00D8357A">
            <w:rPr>
              <w:color w:val="FF0000"/>
            </w:rPr>
            <w:delText>i.e.,</w:delText>
          </w:r>
        </w:del>
      </w:ins>
      <w:ins w:id="85" w:author="Henrik Jeldtoft Jensen" w:date="2022-06-21T11:31:00Z">
        <w:del w:id="86" w:author="Sena, Giovanni" w:date="2022-09-23T10:14:00Z">
          <w:r w:rsidR="00AB551A" w:rsidDel="00D8357A">
            <w:rPr>
              <w:color w:val="FF0000"/>
            </w:rPr>
            <w:delText xml:space="preserve"> Poisson, allocation of the position of the mitotic events or </w:delText>
          </w:r>
        </w:del>
      </w:ins>
      <w:ins w:id="87" w:author="Henrik Jeldtoft Jensen" w:date="2022-06-21T11:32:00Z">
        <w:del w:id="88" w:author="Sena, Giovanni" w:date="2022-09-23T10:14:00Z">
          <w:r w:rsidR="00AB551A" w:rsidDel="00D8357A">
            <w:rPr>
              <w:color w:val="FF0000"/>
            </w:rPr>
            <w:delText xml:space="preserve">if events are spatially correlated. We do not have sufficient statistics to determine with </w:delText>
          </w:r>
        </w:del>
      </w:ins>
      <w:ins w:id="89" w:author="Henrik Jeldtoft Jensen" w:date="2022-06-21T11:33:00Z">
        <w:del w:id="90" w:author="Sena, Giovanni" w:date="2022-09-23T10:14:00Z">
          <w:r w:rsidR="00AB551A" w:rsidDel="00D8357A">
            <w:rPr>
              <w:color w:val="FF0000"/>
            </w:rPr>
            <w:delText>statistical</w:delText>
          </w:r>
        </w:del>
      </w:ins>
      <w:ins w:id="91" w:author="Henrik Jeldtoft Jensen" w:date="2022-06-21T11:32:00Z">
        <w:del w:id="92" w:author="Sena, Giovanni" w:date="2022-09-23T10:14:00Z">
          <w:r w:rsidR="00AB551A" w:rsidDel="00D8357A">
            <w:rPr>
              <w:color w:val="FF0000"/>
            </w:rPr>
            <w:delText xml:space="preserve"> accuracy the </w:delText>
          </w:r>
        </w:del>
      </w:ins>
      <w:ins w:id="93" w:author="Henrik Jeldtoft Jensen" w:date="2022-06-21T11:33:00Z">
        <w:del w:id="94" w:author="Sena, Giovanni" w:date="2022-09-23T10:14:00Z">
          <w:r w:rsidR="00AB551A" w:rsidDel="00D8357A">
            <w:rPr>
              <w:color w:val="FF0000"/>
            </w:rPr>
            <w:delText xml:space="preserve">spatial </w:delText>
          </w:r>
        </w:del>
      </w:ins>
      <w:ins w:id="95" w:author="Henrik Jeldtoft Jensen" w:date="2022-06-21T11:32:00Z">
        <w:del w:id="96" w:author="Sena, Giovanni" w:date="2022-09-23T10:14:00Z">
          <w:r w:rsidR="00AB551A" w:rsidDel="00D8357A">
            <w:rPr>
              <w:color w:val="FF0000"/>
            </w:rPr>
            <w:delText>corelations</w:delText>
          </w:r>
        </w:del>
      </w:ins>
      <w:ins w:id="97" w:author="Henrik Jeldtoft Jensen" w:date="2022-06-21T11:33:00Z">
        <w:del w:id="98" w:author="Sena, Giovanni" w:date="2022-09-23T10:14:00Z">
          <w:r w:rsidR="00AB551A" w:rsidDel="00D8357A">
            <w:rPr>
              <w:color w:val="FF0000"/>
            </w:rPr>
            <w:delText>. Instead, a</w:delText>
          </w:r>
        </w:del>
      </w:ins>
      <w:ins w:id="99" w:author="Henrik Jeldtoft Jensen" w:date="2022-06-21T11:34:00Z">
        <w:del w:id="100" w:author="Sena, Giovanni" w:date="2022-09-23T10:14:00Z">
          <w:r w:rsidR="00AB551A" w:rsidDel="00D8357A">
            <w:rPr>
              <w:color w:val="FF0000"/>
            </w:rPr>
            <w:delText xml:space="preserve">s a simple indication, we compare in Fig. XX the spatial arrangement of clusters </w:delText>
          </w:r>
        </w:del>
      </w:ins>
      <w:ins w:id="101" w:author="Henrik Jeldtoft Jensen" w:date="2022-06-21T11:35:00Z">
        <w:del w:id="102" w:author="Sena, Giovanni" w:date="2022-09-23T10:14:00Z">
          <w:r w:rsidR="00AB551A" w:rsidDel="00D8357A">
            <w:rPr>
              <w:color w:val="FF0000"/>
            </w:rPr>
            <w:delText xml:space="preserve">observed in the intact and regenerating root with the same number of </w:delText>
          </w:r>
        </w:del>
      </w:ins>
      <w:ins w:id="103" w:author="Henrik Jeldtoft Jensen" w:date="2022-06-21T11:36:00Z">
        <w:del w:id="104" w:author="Sena, Giovanni" w:date="2022-09-23T10:14:00Z">
          <w:r w:rsidR="00AB551A" w:rsidDel="00D8357A">
            <w:rPr>
              <w:color w:val="FF0000"/>
            </w:rPr>
            <w:delText>uniformly</w:delText>
          </w:r>
        </w:del>
      </w:ins>
      <w:ins w:id="105" w:author="Henrik Jeldtoft Jensen" w:date="2022-06-21T11:35:00Z">
        <w:del w:id="106" w:author="Sena, Giovanni" w:date="2022-09-23T10:14:00Z">
          <w:r w:rsidR="00AB551A" w:rsidDel="00D8357A">
            <w:rPr>
              <w:color w:val="FF0000"/>
            </w:rPr>
            <w:delText xml:space="preserve"> randomly allocated </w:delText>
          </w:r>
        </w:del>
      </w:ins>
      <w:ins w:id="107" w:author="Henrik Jeldtoft Jensen" w:date="2022-06-21T11:36:00Z">
        <w:del w:id="108" w:author="Sena, Giovanni" w:date="2022-09-23T10:14:00Z">
          <w:r w:rsidR="00AB551A" w:rsidDel="00D8357A">
            <w:rPr>
              <w:color w:val="FF0000"/>
            </w:rPr>
            <w:delText>positions with the same spatial region.</w:delText>
          </w:r>
        </w:del>
      </w:ins>
    </w:p>
    <w:p w14:paraId="5438B3C9" w14:textId="49610F4B" w:rsidR="00AB551A" w:rsidDel="00D8357A" w:rsidRDefault="00AB55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109" w:author="Henrik Jeldtoft Jensen" w:date="2022-06-21T11:36:00Z"/>
          <w:del w:id="110" w:author="Sena, Giovanni" w:date="2022-09-23T10:14:00Z"/>
          <w:color w:val="FF0000"/>
        </w:rPr>
      </w:pPr>
    </w:p>
    <w:p w14:paraId="1B595FC1" w14:textId="2B947CD3" w:rsidR="00AB551A" w:rsidDel="00D8357A" w:rsidRDefault="00AB55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111" w:author="Henrik Jeldtoft Jensen" w:date="2022-06-21T11:36:00Z"/>
          <w:del w:id="112" w:author="Sena, Giovanni" w:date="2022-09-23T10:14:00Z"/>
          <w:color w:val="FF0000"/>
        </w:rPr>
      </w:pPr>
    </w:p>
    <w:p w14:paraId="0F43769A" w14:textId="0504216B" w:rsidR="00AB551A" w:rsidDel="00D8357A" w:rsidRDefault="00AB55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113" w:author="Henrik Jeldtoft Jensen" w:date="2022-06-21T11:59:00Z"/>
          <w:del w:id="114" w:author="Sena, Giovanni" w:date="2022-09-23T10:14:00Z"/>
          <w:color w:val="FF0000"/>
        </w:rPr>
      </w:pPr>
      <w:ins w:id="115" w:author="Henrik Jeldtoft Jensen" w:date="2022-06-21T12:01:00Z">
        <w:del w:id="116" w:author="Sena, Giovanni" w:date="2022-09-23T10:14:00Z">
          <w:r w:rsidDel="00D8357A">
            <w:rPr>
              <w:color w:val="FF0000"/>
            </w:rPr>
            <w:delText xml:space="preserve">                        </w:delText>
          </w:r>
          <w:r w:rsidDel="00D8357A">
            <w:rPr>
              <w:noProof/>
              <w:color w:val="FF0000"/>
              <w:lang w:val="en-US" w:eastAsia="en-US"/>
            </w:rPr>
            <w:drawing>
              <wp:inline distT="0" distB="0" distL="0" distR="0" wp14:anchorId="3250235C" wp14:editId="5D1BE077">
                <wp:extent cx="3973322" cy="2547735"/>
                <wp:effectExtent l="0" t="0" r="1905" b="508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96772" cy="2562772"/>
                        </a:xfrm>
                        <a:prstGeom prst="rect">
                          <a:avLst/>
                        </a:prstGeom>
                      </pic:spPr>
                    </pic:pic>
                  </a:graphicData>
                </a:graphic>
              </wp:inline>
            </w:drawing>
          </w:r>
        </w:del>
      </w:ins>
    </w:p>
    <w:p w14:paraId="501EE4D4" w14:textId="0A82B441" w:rsidR="00AB551A" w:rsidDel="00D8357A" w:rsidRDefault="00AB55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117" w:author="Henrik Jeldtoft Jensen" w:date="2022-06-21T11:59:00Z"/>
          <w:del w:id="118" w:author="Sena, Giovanni" w:date="2022-09-23T10:14:00Z"/>
          <w:color w:val="FF0000"/>
        </w:rPr>
      </w:pPr>
    </w:p>
    <w:p w14:paraId="7792B891" w14:textId="14EB4318" w:rsidR="00AB551A" w:rsidRPr="00AB551A" w:rsidDel="008734E3" w:rsidRDefault="00AB55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119" w:author="Henrik Jeldtoft Jensen" w:date="2022-06-21T11:59:00Z"/>
          <w:del w:id="120" w:author="Sena, Giovanni" w:date="2022-06-22T11:37:00Z"/>
          <w:color w:val="FF0000"/>
          <w:rPrChange w:id="121" w:author="Henrik Jeldtoft Jensen" w:date="2022-06-21T11:59:00Z">
            <w:rPr>
              <w:ins w:id="122" w:author="Henrik Jeldtoft Jensen" w:date="2022-06-21T11:59:00Z"/>
              <w:del w:id="123" w:author="Sena, Giovanni" w:date="2022-06-22T11:37:00Z"/>
              <w:color w:val="0C0D14"/>
            </w:rPr>
          </w:rPrChange>
        </w:rPr>
        <w:pPrChange w:id="124" w:author="Sena, Giovanni" w:date="2022-09-23T10:14:00Z">
          <w:pPr>
            <w:pStyle w:val="Caption"/>
            <w:jc w:val="both"/>
          </w:pPr>
        </w:pPrChange>
      </w:pPr>
      <w:ins w:id="125" w:author="Henrik Jeldtoft Jensen" w:date="2022-06-21T11:59:00Z">
        <w:del w:id="126" w:author="Sena, Giovanni" w:date="2022-09-23T10:14:00Z">
          <w:r w:rsidRPr="00AB551A" w:rsidDel="00D8357A">
            <w:rPr>
              <w:color w:val="FF0000"/>
              <w:sz w:val="18"/>
              <w:szCs w:val="18"/>
              <w:rPrChange w:id="127" w:author="Henrik Jeldtoft Jensen" w:date="2022-06-21T11:59:00Z">
                <w:rPr>
                  <w:i w:val="0"/>
                  <w:iCs w:val="0"/>
                </w:rPr>
              </w:rPrChange>
            </w:rPr>
            <w:delText xml:space="preserve">Figure </w:delText>
          </w:r>
          <w:r w:rsidDel="00D8357A">
            <w:rPr>
              <w:color w:val="FF0000"/>
            </w:rPr>
            <w:delText>XX</w:delText>
          </w:r>
          <w:r w:rsidRPr="00AB551A" w:rsidDel="00D8357A">
            <w:rPr>
              <w:color w:val="FF0000"/>
              <w:sz w:val="18"/>
              <w:szCs w:val="18"/>
              <w:rPrChange w:id="128" w:author="Henrik Jeldtoft Jensen" w:date="2022-06-21T11:59:00Z">
                <w:rPr>
                  <w:i w:val="0"/>
                  <w:iCs w:val="0"/>
                </w:rPr>
              </w:rPrChange>
            </w:rPr>
            <w:delText xml:space="preserve">. </w:delText>
          </w:r>
          <w:r w:rsidDel="00D8357A">
            <w:rPr>
              <w:color w:val="FF0000"/>
            </w:rPr>
            <w:delText xml:space="preserve">The </w:delText>
          </w:r>
        </w:del>
      </w:ins>
      <w:ins w:id="129" w:author="Henrik Jeldtoft Jensen" w:date="2022-06-21T12:00:00Z">
        <w:del w:id="130" w:author="Sena, Giovanni" w:date="2022-09-23T10:14:00Z">
          <w:r w:rsidDel="00D8357A">
            <w:rPr>
              <w:color w:val="FF0000"/>
            </w:rPr>
            <w:delText xml:space="preserve">two left </w:delText>
          </w:r>
        </w:del>
      </w:ins>
      <w:ins w:id="131" w:author="Henrik Jeldtoft Jensen" w:date="2022-06-21T11:59:00Z">
        <w:del w:id="132" w:author="Sena, Giovanni" w:date="2022-09-23T10:14:00Z">
          <w:r w:rsidDel="00D8357A">
            <w:rPr>
              <w:color w:val="FF0000"/>
            </w:rPr>
            <w:delText xml:space="preserve">panels show the </w:delText>
          </w:r>
        </w:del>
      </w:ins>
      <w:ins w:id="133" w:author="Henrik Jeldtoft Jensen" w:date="2022-06-21T12:00:00Z">
        <w:del w:id="134" w:author="Sena, Giovanni" w:date="2022-09-23T10:14:00Z">
          <w:r w:rsidDel="00D8357A">
            <w:rPr>
              <w:color w:val="FF0000"/>
            </w:rPr>
            <w:delText xml:space="preserve">distribution of NUMBER of observed mitotic events in the intact and the regenerating root. For comparison </w:delText>
          </w:r>
        </w:del>
      </w:ins>
      <w:ins w:id="135" w:author="Henrik Jeldtoft Jensen" w:date="2022-06-21T12:01:00Z">
        <w:del w:id="136" w:author="Sena, Giovanni" w:date="2022-09-23T10:14:00Z">
          <w:r w:rsidDel="00D8357A">
            <w:rPr>
              <w:color w:val="FF0000"/>
            </w:rPr>
            <w:delText>the right panel show the same number of positions allocated uniformly random in the same area.</w:delText>
          </w:r>
        </w:del>
      </w:ins>
    </w:p>
    <w:p w14:paraId="375E3F76" w14:textId="77777777" w:rsidR="00AB551A" w:rsidDel="008734E3" w:rsidRDefault="00AB55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137" w:author="Henrik Jeldtoft Jensen" w:date="2022-06-21T11:36:00Z"/>
          <w:del w:id="138" w:author="Sena, Giovanni" w:date="2022-06-22T11:37:00Z"/>
          <w:color w:val="FF0000"/>
        </w:rPr>
      </w:pPr>
    </w:p>
    <w:p w14:paraId="0C2B095B" w14:textId="4B192567" w:rsidR="00AB551A" w:rsidDel="00BD75A4" w:rsidRDefault="00AB551A" w:rsidP="00D835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139" w:author="Henrik Jeldtoft Jensen" w:date="2022-06-21T11:36:00Z"/>
          <w:del w:id="140" w:author="Sena, Giovanni" w:date="2022-09-23T10:19:00Z"/>
        </w:rPr>
      </w:pPr>
    </w:p>
    <w:p w14:paraId="1EBCB9CF" w14:textId="77777777" w:rsidR="00AB551A" w:rsidRPr="00AB551A" w:rsidRDefault="00AB551A" w:rsidP="00142B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color w:val="FF0000"/>
          <w:rPrChange w:id="141" w:author="Henrik Jeldtoft Jensen" w:date="2022-06-21T11:30:00Z">
            <w:rPr/>
          </w:rPrChange>
        </w:rPr>
      </w:pPr>
    </w:p>
    <w:p w14:paraId="5F2A5E51" w14:textId="0AD5097A" w:rsidR="008C2E5D" w:rsidRDefault="0062090F" w:rsidP="004433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color w:val="0C0D14"/>
        </w:rPr>
      </w:pPr>
      <w:r>
        <w:rPr>
          <w:color w:val="0C0D14"/>
        </w:rPr>
        <w:t xml:space="preserve">To define a spatial cluster of events, first </w:t>
      </w:r>
      <w:r w:rsidR="00E72FD0">
        <w:rPr>
          <w:color w:val="0C0D14"/>
        </w:rPr>
        <w:t xml:space="preserve">we determined the </w:t>
      </w:r>
      <w:r w:rsidR="000854B2">
        <w:rPr>
          <w:color w:val="0C0D14"/>
        </w:rPr>
        <w:t>centre</w:t>
      </w:r>
      <w:r w:rsidR="00E72FD0">
        <w:rPr>
          <w:color w:val="0C0D14"/>
        </w:rPr>
        <w:t xml:space="preserve"> of mass of each event</w:t>
      </w:r>
      <w:r>
        <w:rPr>
          <w:color w:val="0C0D14"/>
        </w:rPr>
        <w:t xml:space="preserve"> using our tracking algorithm </w:t>
      </w:r>
      <w:r>
        <w:t>{Amarteifio.2021}</w:t>
      </w:r>
      <w:r w:rsidR="00E72FD0">
        <w:rPr>
          <w:color w:val="0C0D14"/>
        </w:rPr>
        <w:t xml:space="preserve">. </w:t>
      </w:r>
      <w:r w:rsidR="00894A77">
        <w:rPr>
          <w:color w:val="0C0D14"/>
        </w:rPr>
        <w:t xml:space="preserve">Around each centre of mass </w:t>
      </w:r>
      <w:r>
        <w:rPr>
          <w:color w:val="0C0D14"/>
        </w:rPr>
        <w:t>w</w:t>
      </w:r>
      <w:r w:rsidR="00B3525A">
        <w:rPr>
          <w:color w:val="0C0D14"/>
        </w:rPr>
        <w:t xml:space="preserve">e modelled a </w:t>
      </w:r>
      <w:r w:rsidR="00E558D3" w:rsidRPr="002F50A2">
        <w:rPr>
          <w:color w:val="0C0D14"/>
        </w:rPr>
        <w:t xml:space="preserve">6 </w:t>
      </w:r>
      <w:r w:rsidR="00E558D3">
        <w:rPr>
          <w:color w:val="0C0D14"/>
        </w:rPr>
        <w:t>µ</w:t>
      </w:r>
      <w:r w:rsidR="00E558D3" w:rsidRPr="002F50A2">
        <w:rPr>
          <w:color w:val="0C0D14"/>
        </w:rPr>
        <w:t xml:space="preserve">m </w:t>
      </w:r>
      <w:r w:rsidR="00E558D3">
        <w:rPr>
          <w:color w:val="0C0D14"/>
        </w:rPr>
        <w:t>X</w:t>
      </w:r>
      <w:r w:rsidR="00E558D3" w:rsidRPr="002F50A2">
        <w:rPr>
          <w:color w:val="0C0D14"/>
        </w:rPr>
        <w:t xml:space="preserve"> 4 </w:t>
      </w:r>
      <w:r w:rsidR="00E558D3">
        <w:rPr>
          <w:color w:val="0C0D14"/>
        </w:rPr>
        <w:t>µ</w:t>
      </w:r>
      <w:r w:rsidR="00E558D3" w:rsidRPr="002F50A2">
        <w:rPr>
          <w:color w:val="0C0D14"/>
        </w:rPr>
        <w:t>m</w:t>
      </w:r>
      <w:r w:rsidR="00E558D3">
        <w:rPr>
          <w:color w:val="0C0D14"/>
        </w:rPr>
        <w:t xml:space="preserve"> X</w:t>
      </w:r>
      <w:r w:rsidR="00E558D3" w:rsidRPr="002F50A2">
        <w:rPr>
          <w:color w:val="0C0D14"/>
        </w:rPr>
        <w:t xml:space="preserve"> 4 </w:t>
      </w:r>
      <w:r w:rsidR="00E558D3">
        <w:rPr>
          <w:color w:val="0C0D14"/>
        </w:rPr>
        <w:t xml:space="preserve">µm </w:t>
      </w:r>
      <w:r w:rsidR="00B3525A">
        <w:rPr>
          <w:color w:val="0C0D14"/>
        </w:rPr>
        <w:t>cell</w:t>
      </w:r>
      <w:r w:rsidR="00894A77">
        <w:rPr>
          <w:color w:val="0C0D14"/>
        </w:rPr>
        <w:t>, with a “diameter” (</w:t>
      </w:r>
      <w:r w:rsidR="00E558D3">
        <w:rPr>
          <w:color w:val="0C0D14"/>
        </w:rPr>
        <w:t xml:space="preserve">maximum </w:t>
      </w:r>
      <w:r w:rsidR="00B3525A">
        <w:rPr>
          <w:color w:val="0C0D14"/>
        </w:rPr>
        <w:t>distance between two points</w:t>
      </w:r>
      <w:r w:rsidR="00894A77">
        <w:rPr>
          <w:color w:val="0C0D14"/>
        </w:rPr>
        <w:t>) equal to</w:t>
      </w:r>
      <w:r w:rsidR="00B3525A">
        <w:rPr>
          <w:color w:val="0C0D14"/>
        </w:rPr>
        <w:t xml:space="preserve"> 8.24 µm.</w:t>
      </w:r>
      <w:r w:rsidR="00B3525A" w:rsidRPr="002F50A2">
        <w:rPr>
          <w:color w:val="0C0D14"/>
        </w:rPr>
        <w:t xml:space="preserve"> </w:t>
      </w:r>
      <w:r w:rsidR="00E72FD0" w:rsidRPr="002F50A2">
        <w:rPr>
          <w:color w:val="0C0D14"/>
        </w:rPr>
        <w:t xml:space="preserve">We used the DBScan algorithm </w:t>
      </w:r>
      <w:r w:rsidR="002105DD">
        <w:rPr>
          <w:color w:val="0C0D14"/>
        </w:rPr>
        <w:t>{</w:t>
      </w:r>
      <w:r w:rsidR="002105DD" w:rsidRPr="002105DD">
        <w:rPr>
          <w:color w:val="0C0D14"/>
        </w:rPr>
        <w:t>Ester.1996</w:t>
      </w:r>
      <w:r w:rsidR="002105DD">
        <w:rPr>
          <w:color w:val="0C0D14"/>
        </w:rPr>
        <w:t xml:space="preserve">} </w:t>
      </w:r>
      <w:r w:rsidR="00B3525A">
        <w:rPr>
          <w:color w:val="0C0D14"/>
        </w:rPr>
        <w:t xml:space="preserve">to </w:t>
      </w:r>
      <w:r w:rsidR="00E558D3">
        <w:rPr>
          <w:color w:val="0C0D14"/>
        </w:rPr>
        <w:t>identify all events within</w:t>
      </w:r>
      <w:r w:rsidR="00894A77">
        <w:rPr>
          <w:color w:val="0C0D14"/>
        </w:rPr>
        <w:t xml:space="preserve"> three cell diameters (</w:t>
      </w:r>
      <w:r w:rsidR="00E558D3">
        <w:rPr>
          <w:color w:val="0C0D14"/>
        </w:rPr>
        <w:t>ε</w:t>
      </w:r>
      <w:r w:rsidR="00BC0686">
        <w:rPr>
          <w:color w:val="0C0D14"/>
        </w:rPr>
        <w:t xml:space="preserve"> = 3 x </w:t>
      </w:r>
      <w:r w:rsidR="00894A77">
        <w:rPr>
          <w:color w:val="0C0D14"/>
        </w:rPr>
        <w:t xml:space="preserve">8.24 µm </w:t>
      </w:r>
      <w:r w:rsidR="00BC0686">
        <w:rPr>
          <w:color w:val="0C0D14"/>
        </w:rPr>
        <w:t>= 24.7</w:t>
      </w:r>
      <w:r w:rsidR="00894A77">
        <w:rPr>
          <w:color w:val="0C0D14"/>
        </w:rPr>
        <w:t>2</w:t>
      </w:r>
      <w:r w:rsidR="00BC0686">
        <w:rPr>
          <w:color w:val="0C0D14"/>
        </w:rPr>
        <w:t xml:space="preserve"> µm</w:t>
      </w:r>
      <w:r w:rsidR="00894A77">
        <w:rPr>
          <w:color w:val="0C0D14"/>
        </w:rPr>
        <w:t>)</w:t>
      </w:r>
      <w:r w:rsidR="00BC0686">
        <w:rPr>
          <w:color w:val="0C0D14"/>
        </w:rPr>
        <w:t xml:space="preserve"> from each other as part of a single cluster. </w:t>
      </w:r>
      <w:r w:rsidR="00894A77">
        <w:rPr>
          <w:color w:val="0C0D14"/>
        </w:rPr>
        <w:t xml:space="preserve">Finally, we </w:t>
      </w:r>
      <w:r w:rsidR="005F1FBF">
        <w:rPr>
          <w:color w:val="0C0D14"/>
        </w:rPr>
        <w:t>plot the</w:t>
      </w:r>
      <w:r w:rsidR="00F37B11">
        <w:rPr>
          <w:color w:val="0C0D14"/>
        </w:rPr>
        <w:t xml:space="preserve"> distribution of cluster size</w:t>
      </w:r>
      <w:r w:rsidR="005F1FBF">
        <w:rPr>
          <w:color w:val="0C0D14"/>
        </w:rPr>
        <w:t>s</w:t>
      </w:r>
      <w:r w:rsidR="008B5F7E">
        <w:rPr>
          <w:color w:val="0C0D14"/>
        </w:rPr>
        <w:t xml:space="preserve">, or how many clusters of which size we detected in a single time point, </w:t>
      </w:r>
      <w:r w:rsidR="005F1FBF">
        <w:rPr>
          <w:color w:val="0C0D14"/>
        </w:rPr>
        <w:t>for</w:t>
      </w:r>
      <w:r w:rsidR="008B5F7E">
        <w:rPr>
          <w:color w:val="0C0D14"/>
        </w:rPr>
        <w:t xml:space="preserve"> the </w:t>
      </w:r>
      <w:r w:rsidR="005F1FBF">
        <w:rPr>
          <w:color w:val="0C0D14"/>
        </w:rPr>
        <w:t xml:space="preserve">populations of </w:t>
      </w:r>
      <w:r w:rsidR="008B5F7E">
        <w:rPr>
          <w:color w:val="0C0D14"/>
        </w:rPr>
        <w:t>intact and regenerating root</w:t>
      </w:r>
      <w:r w:rsidR="005F1FBF">
        <w:rPr>
          <w:color w:val="0C0D14"/>
        </w:rPr>
        <w:t>s (Fig. 5).</w:t>
      </w:r>
      <w:r w:rsidR="008B5F7E">
        <w:rPr>
          <w:color w:val="0C0D14"/>
        </w:rPr>
        <w:t xml:space="preserve"> </w:t>
      </w:r>
      <w:r w:rsidR="00607797">
        <w:rPr>
          <w:color w:val="0C0D14"/>
        </w:rPr>
        <w:t>In</w:t>
      </w:r>
      <w:r w:rsidR="008B5F7E">
        <w:rPr>
          <w:color w:val="0C0D14"/>
        </w:rPr>
        <w:t xml:space="preserve"> both </w:t>
      </w:r>
      <w:r w:rsidR="005F1FBF">
        <w:rPr>
          <w:color w:val="0C0D14"/>
        </w:rPr>
        <w:t>distributions</w:t>
      </w:r>
      <w:r w:rsidR="000854B2">
        <w:rPr>
          <w:color w:val="0C0D14"/>
        </w:rPr>
        <w:t>,</w:t>
      </w:r>
      <w:r w:rsidR="008B5F7E">
        <w:rPr>
          <w:color w:val="0C0D14"/>
        </w:rPr>
        <w:t xml:space="preserve"> most of the time points contain 1</w:t>
      </w:r>
      <w:r w:rsidR="00607797">
        <w:rPr>
          <w:color w:val="0C0D14"/>
        </w:rPr>
        <w:t>-3</w:t>
      </w:r>
      <w:r w:rsidR="001548C7">
        <w:rPr>
          <w:color w:val="0C0D14"/>
        </w:rPr>
        <w:t xml:space="preserve"> </w:t>
      </w:r>
      <w:r w:rsidR="00607797">
        <w:rPr>
          <w:color w:val="0C0D14"/>
        </w:rPr>
        <w:t>spatial</w:t>
      </w:r>
      <w:r w:rsidR="008B5F7E">
        <w:rPr>
          <w:color w:val="0C0D14"/>
        </w:rPr>
        <w:t xml:space="preserve"> clusters made of 2-4 events each</w:t>
      </w:r>
      <w:r w:rsidR="005F1FBF">
        <w:rPr>
          <w:color w:val="0C0D14"/>
        </w:rPr>
        <w:t xml:space="preserve"> and,</w:t>
      </w:r>
      <w:r w:rsidR="008B5F7E">
        <w:rPr>
          <w:color w:val="0C0D14"/>
        </w:rPr>
        <w:t xml:space="preserve"> </w:t>
      </w:r>
      <w:r w:rsidR="005F1FBF">
        <w:rPr>
          <w:color w:val="0C0D14"/>
        </w:rPr>
        <w:t xml:space="preserve">at any given time, </w:t>
      </w:r>
      <w:r w:rsidR="008B5F7E">
        <w:rPr>
          <w:color w:val="0C0D14"/>
        </w:rPr>
        <w:t xml:space="preserve">regenerating roots </w:t>
      </w:r>
      <w:r w:rsidR="005F1FBF">
        <w:rPr>
          <w:color w:val="0C0D14"/>
        </w:rPr>
        <w:t>are</w:t>
      </w:r>
      <w:r w:rsidR="008B5F7E">
        <w:rPr>
          <w:color w:val="0C0D14"/>
        </w:rPr>
        <w:t xml:space="preserve"> more likely to contain a higher number of clusters (up to 4-5) of the same 2-4 cell size (Fig. 5). This subtle distinction suggests a sharp limit in the correlation length among cell division events (i.e., small clusters of cell divisions), but also a propensity of regenerating roots to </w:t>
      </w:r>
      <w:r w:rsidR="00AF2A6B">
        <w:rPr>
          <w:color w:val="0C0D14"/>
        </w:rPr>
        <w:t>exhibit</w:t>
      </w:r>
      <w:r w:rsidR="008B5F7E">
        <w:rPr>
          <w:color w:val="0C0D14"/>
        </w:rPr>
        <w:t xml:space="preserve"> </w:t>
      </w:r>
      <w:r w:rsidR="002808EE">
        <w:rPr>
          <w:color w:val="0C0D14"/>
        </w:rPr>
        <w:t xml:space="preserve">a higher </w:t>
      </w:r>
      <w:r w:rsidR="00BF0E0A">
        <w:rPr>
          <w:color w:val="0C0D14"/>
        </w:rPr>
        <w:t>number</w:t>
      </w:r>
      <w:r w:rsidR="002808EE">
        <w:rPr>
          <w:color w:val="0C0D14"/>
        </w:rPr>
        <w:t xml:space="preserve"> of </w:t>
      </w:r>
      <w:r w:rsidR="00BF0E0A">
        <w:rPr>
          <w:color w:val="0C0D14"/>
        </w:rPr>
        <w:t>foci of mitotic activity</w:t>
      </w:r>
      <w:r w:rsidR="002808EE">
        <w:rPr>
          <w:color w:val="0C0D14"/>
        </w:rPr>
        <w:t>.</w:t>
      </w:r>
      <w:r w:rsidR="008B5F7E">
        <w:rPr>
          <w:color w:val="0C0D14"/>
        </w:rPr>
        <w:t> </w:t>
      </w:r>
    </w:p>
    <w:p w14:paraId="2C1183ED" w14:textId="4354FC79" w:rsidR="00AC63DD" w:rsidRDefault="00F50DCF" w:rsidP="00AC63DD">
      <w:pPr>
        <w:pStyle w:val="Caption"/>
        <w:spacing w:after="0"/>
        <w:ind w:firstLine="142"/>
        <w:jc w:val="both"/>
      </w:pPr>
      <w:r>
        <w:rPr>
          <w:noProof/>
          <w:lang w:val="en-US" w:eastAsia="en-US"/>
        </w:rPr>
        <w:drawing>
          <wp:inline distT="0" distB="0" distL="0" distR="0" wp14:anchorId="2E66883F" wp14:editId="69F14C75">
            <wp:extent cx="5728970" cy="190944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28970" cy="1909445"/>
                    </a:xfrm>
                    <a:prstGeom prst="rect">
                      <a:avLst/>
                    </a:prstGeom>
                    <a:ln>
                      <a:noFill/>
                    </a:ln>
                    <a:extLst>
                      <a:ext uri="{53640926-AAD7-44D8-BBD7-CCE9431645EC}">
                        <a14:shadowObscured xmlns:a14="http://schemas.microsoft.com/office/drawing/2010/main"/>
                      </a:ext>
                    </a:extLst>
                  </pic:spPr>
                </pic:pic>
              </a:graphicData>
            </a:graphic>
          </wp:inline>
        </w:drawing>
      </w:r>
    </w:p>
    <w:p w14:paraId="700D8724" w14:textId="77777777" w:rsidR="00F50DCF" w:rsidRPr="00F50DCF" w:rsidRDefault="00F50DCF" w:rsidP="00F50DCF"/>
    <w:p w14:paraId="09EDF933" w14:textId="77777777" w:rsidR="00F50DCF" w:rsidRDefault="00F50DCF" w:rsidP="00AC63DD">
      <w:pPr>
        <w:pStyle w:val="Caption"/>
        <w:spacing w:after="0"/>
        <w:ind w:firstLine="142"/>
        <w:jc w:val="both"/>
      </w:pPr>
    </w:p>
    <w:p w14:paraId="63E8B5FB" w14:textId="38A7885A" w:rsidR="008C2E5D" w:rsidRDefault="00F37B11" w:rsidP="00554947">
      <w:pPr>
        <w:pStyle w:val="Caption"/>
        <w:spacing w:after="0"/>
        <w:ind w:firstLine="142"/>
        <w:jc w:val="both"/>
      </w:pPr>
      <w:r>
        <w:t xml:space="preserve">Figure </w:t>
      </w:r>
      <w:r>
        <w:fldChar w:fldCharType="begin"/>
      </w:r>
      <w:r>
        <w:instrText>SEQ Figure \* ARABIC</w:instrText>
      </w:r>
      <w:r>
        <w:fldChar w:fldCharType="separate"/>
      </w:r>
      <w:r w:rsidR="00A55F75">
        <w:rPr>
          <w:noProof/>
        </w:rPr>
        <w:t>5</w:t>
      </w:r>
      <w:r>
        <w:fldChar w:fldCharType="end"/>
      </w:r>
      <w:r>
        <w:t xml:space="preserve">. </w:t>
      </w:r>
      <w:r>
        <w:rPr>
          <w:i w:val="0"/>
          <w:iCs w:val="0"/>
        </w:rPr>
        <w:t>Distribution of cluster numbers and their size, in a single time point. The size of each point represents the frequency. (A), Intact roots; (B), Regenerating roots.</w:t>
      </w:r>
    </w:p>
    <w:p w14:paraId="6C300211" w14:textId="75ABFB05" w:rsidR="00AC63DD" w:rsidRDefault="00AC63D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rPr>
          <w:b/>
          <w:i/>
        </w:rPr>
      </w:pPr>
      <w:bookmarkStart w:id="142" w:name="Dynamics_of_event_clusters_"/>
    </w:p>
    <w:bookmarkEnd w:id="142"/>
    <w:p w14:paraId="719A45BB" w14:textId="580F9B68" w:rsidR="008C2E5D" w:rsidRPr="002C36F2" w:rsidRDefault="002C36F2" w:rsidP="002C36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iCs/>
        </w:rPr>
      </w:pPr>
      <w:r>
        <w:rPr>
          <w:b/>
          <w:iCs/>
        </w:rPr>
        <w:t xml:space="preserve">The density of mitotic event clusters is constant and </w:t>
      </w:r>
      <w:r w:rsidR="00FC7B18">
        <w:rPr>
          <w:b/>
          <w:iCs/>
        </w:rPr>
        <w:t>analogous in regenerating and intact roots</w:t>
      </w:r>
    </w:p>
    <w:p w14:paraId="44570AE2" w14:textId="5040C6D7" w:rsidR="00F54D1A" w:rsidRDefault="00B91B37" w:rsidP="004476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143" w:author="Sena, Giovanni" w:date="2023-05-31T17:04:00Z"/>
          <w:rStyle w:val="CommentReference"/>
        </w:rPr>
      </w:pPr>
      <w:r w:rsidRPr="5E3D6467">
        <w:rPr>
          <w:color w:val="0C0D14"/>
        </w:rPr>
        <w:t xml:space="preserve">We measured the mean pairwise distance between the </w:t>
      </w:r>
      <w:r w:rsidR="0012661A" w:rsidRPr="5E3D6467">
        <w:rPr>
          <w:color w:val="0C0D14"/>
        </w:rPr>
        <w:t>centres</w:t>
      </w:r>
      <w:r w:rsidRPr="5E3D6467">
        <w:rPr>
          <w:color w:val="0C0D14"/>
        </w:rPr>
        <w:t xml:space="preserve"> of mass for the clusters, to elucidate w</w:t>
      </w:r>
      <w:r w:rsidR="008B5F7E" w:rsidRPr="5E3D6467">
        <w:rPr>
          <w:color w:val="0C0D14"/>
        </w:rPr>
        <w:t>hat the spatial distribution of these clusters of events</w:t>
      </w:r>
      <w:r w:rsidRPr="5E3D6467">
        <w:rPr>
          <w:color w:val="0C0D14"/>
        </w:rPr>
        <w:t xml:space="preserve"> is</w:t>
      </w:r>
      <w:r w:rsidR="008B5F7E" w:rsidRPr="5E3D6467">
        <w:rPr>
          <w:color w:val="0C0D14"/>
        </w:rPr>
        <w:t xml:space="preserve"> and</w:t>
      </w:r>
      <w:r w:rsidR="00AC63DD" w:rsidRPr="5E3D6467">
        <w:rPr>
          <w:color w:val="0C0D14"/>
        </w:rPr>
        <w:t>,</w:t>
      </w:r>
      <w:r w:rsidR="008B5F7E" w:rsidRPr="5E3D6467">
        <w:rPr>
          <w:color w:val="0C0D14"/>
        </w:rPr>
        <w:t xml:space="preserve"> perhaps more importantly, </w:t>
      </w:r>
      <w:r w:rsidR="0012661A" w:rsidRPr="5E3D6467">
        <w:rPr>
          <w:color w:val="0C0D14"/>
        </w:rPr>
        <w:t>whether</w:t>
      </w:r>
      <w:r w:rsidR="008B5F7E" w:rsidRPr="5E3D6467">
        <w:rPr>
          <w:color w:val="0C0D14"/>
        </w:rPr>
        <w:t xml:space="preserve"> it change</w:t>
      </w:r>
      <w:r w:rsidR="0012661A" w:rsidRPr="5E3D6467">
        <w:rPr>
          <w:color w:val="0C0D14"/>
        </w:rPr>
        <w:t>s</w:t>
      </w:r>
      <w:r w:rsidR="008B5F7E" w:rsidRPr="5E3D6467">
        <w:rPr>
          <w:color w:val="0C0D14"/>
        </w:rPr>
        <w:t xml:space="preserve"> during the regeneration process</w:t>
      </w:r>
      <w:r w:rsidR="0012661A" w:rsidRPr="5E3D6467">
        <w:rPr>
          <w:color w:val="0C0D14"/>
        </w:rPr>
        <w:t>.</w:t>
      </w:r>
      <w:r w:rsidR="008B5F7E" w:rsidRPr="5E3D6467">
        <w:rPr>
          <w:color w:val="0C0D14"/>
        </w:rPr>
        <w:t xml:space="preserve"> </w:t>
      </w:r>
      <w:r w:rsidRPr="5E3D6467">
        <w:rPr>
          <w:color w:val="0C0D14"/>
        </w:rPr>
        <w:t xml:space="preserve">This </w:t>
      </w:r>
      <w:r w:rsidR="00BF0E0A" w:rsidRPr="5E3D6467">
        <w:rPr>
          <w:color w:val="0C0D14"/>
        </w:rPr>
        <w:t>essentially</w:t>
      </w:r>
      <w:r w:rsidR="0012661A" w:rsidRPr="5E3D6467">
        <w:rPr>
          <w:color w:val="0C0D14"/>
        </w:rPr>
        <w:t xml:space="preserve"> quantifies</w:t>
      </w:r>
      <w:r w:rsidR="008B5F7E" w:rsidRPr="5E3D6467">
        <w:rPr>
          <w:color w:val="0C0D14"/>
        </w:rPr>
        <w:t xml:space="preserve"> the density of cell division clusters in the tissue. </w:t>
      </w:r>
      <w:commentRangeStart w:id="144"/>
      <w:commentRangeStart w:id="145"/>
      <w:r w:rsidR="00BF0E0A" w:rsidRPr="5E3D6467">
        <w:rPr>
          <w:color w:val="0C0D14"/>
        </w:rPr>
        <w:t>Both i</w:t>
      </w:r>
      <w:r w:rsidR="008B5F7E" w:rsidRPr="5E3D6467">
        <w:rPr>
          <w:color w:val="0C0D14"/>
        </w:rPr>
        <w:t>ntact</w:t>
      </w:r>
      <w:r w:rsidRPr="5E3D6467">
        <w:rPr>
          <w:color w:val="0C0D14"/>
        </w:rPr>
        <w:t xml:space="preserve"> and regenerating</w:t>
      </w:r>
      <w:r w:rsidR="008B5F7E" w:rsidRPr="5E3D6467">
        <w:rPr>
          <w:color w:val="0C0D14"/>
        </w:rPr>
        <w:t xml:space="preserve"> roots </w:t>
      </w:r>
      <w:r w:rsidR="00447644" w:rsidRPr="5E3D6467">
        <w:rPr>
          <w:color w:val="0C0D14"/>
        </w:rPr>
        <w:t>show</w:t>
      </w:r>
      <w:r w:rsidR="008B5F7E" w:rsidRPr="5E3D6467">
        <w:rPr>
          <w:color w:val="0C0D14"/>
        </w:rPr>
        <w:t xml:space="preserve"> a</w:t>
      </w:r>
      <w:r w:rsidRPr="5E3D6467">
        <w:rPr>
          <w:color w:val="0C0D14"/>
        </w:rPr>
        <w:t xml:space="preserve"> similar</w:t>
      </w:r>
      <w:r w:rsidR="008B5F7E" w:rsidRPr="5E3D6467">
        <w:rPr>
          <w:color w:val="0C0D14"/>
        </w:rPr>
        <w:t xml:space="preserve"> density</w:t>
      </w:r>
      <w:r w:rsidRPr="5E3D6467">
        <w:rPr>
          <w:color w:val="0C0D14"/>
        </w:rPr>
        <w:t xml:space="preserve"> of clusters</w:t>
      </w:r>
      <w:r w:rsidR="004218F8" w:rsidRPr="5E3D6467">
        <w:rPr>
          <w:color w:val="0C0D14"/>
        </w:rPr>
        <w:t xml:space="preserve"> </w:t>
      </w:r>
      <w:r w:rsidR="004218F8" w:rsidRPr="5E3D6467">
        <w:rPr>
          <w:color w:val="0C0D14"/>
          <w:highlight w:val="yellow"/>
        </w:rPr>
        <w:t>[stats</w:t>
      </w:r>
      <w:r w:rsidR="006869C9" w:rsidRPr="5E3D6467">
        <w:rPr>
          <w:color w:val="0C0D14"/>
          <w:highlight w:val="yellow"/>
        </w:rPr>
        <w:t xml:space="preserve"> at t&gt;72h?</w:t>
      </w:r>
      <w:r w:rsidR="004218F8" w:rsidRPr="5E3D6467">
        <w:rPr>
          <w:color w:val="0C0D14"/>
          <w:highlight w:val="yellow"/>
        </w:rPr>
        <w:t>]</w:t>
      </w:r>
      <w:r w:rsidR="008B5F7E" w:rsidRPr="5E3D6467">
        <w:rPr>
          <w:color w:val="0C0D14"/>
          <w:highlight w:val="yellow"/>
        </w:rPr>
        <w:t>,</w:t>
      </w:r>
      <w:r w:rsidR="008B5F7E" w:rsidRPr="5E3D6467">
        <w:rPr>
          <w:color w:val="0C0D14"/>
        </w:rPr>
        <w:t xml:space="preserve"> with an average</w:t>
      </w:r>
      <w:r w:rsidRPr="5E3D6467">
        <w:rPr>
          <w:color w:val="0C0D14"/>
        </w:rPr>
        <w:t xml:space="preserve"> pairwise</w:t>
      </w:r>
      <w:r w:rsidR="008B5F7E" w:rsidRPr="5E3D6467">
        <w:rPr>
          <w:color w:val="0C0D14"/>
        </w:rPr>
        <w:t xml:space="preserve"> distance of </w:t>
      </w:r>
      <w:r w:rsidR="0012661A" w:rsidRPr="5E3D6467">
        <w:rPr>
          <w:color w:val="0C0D14"/>
        </w:rPr>
        <w:t>about</w:t>
      </w:r>
      <w:r w:rsidR="008B5F7E" w:rsidRPr="5E3D6467">
        <w:rPr>
          <w:color w:val="0C0D14"/>
        </w:rPr>
        <w:t xml:space="preserve"> 50</w:t>
      </w:r>
      <w:r w:rsidR="00840C41" w:rsidRPr="5E3D6467">
        <w:rPr>
          <w:color w:val="0C0D14"/>
        </w:rPr>
        <w:t xml:space="preserve"> </w:t>
      </w:r>
      <w:r w:rsidR="008B5F7E" w:rsidRPr="5E3D6467">
        <w:rPr>
          <w:color w:val="0C0D14"/>
        </w:rPr>
        <w:t>µm</w:t>
      </w:r>
      <w:r w:rsidR="00447644" w:rsidRPr="5E3D6467">
        <w:rPr>
          <w:color w:val="0C0D14"/>
        </w:rPr>
        <w:t xml:space="preserve"> throughout the entire duration of our observation (Fig. 6)</w:t>
      </w:r>
      <w:r w:rsidRPr="5E3D6467">
        <w:rPr>
          <w:color w:val="0C0D14"/>
        </w:rPr>
        <w:t>.</w:t>
      </w:r>
      <w:del w:id="146" w:author="Sena, Giovanni" w:date="2023-05-31T17:04:00Z">
        <w:r w:rsidR="0012661A" w:rsidRPr="5E3D6467" w:rsidDel="0043347D">
          <w:rPr>
            <w:color w:val="0C0D14"/>
          </w:rPr>
          <w:delText xml:space="preserve"> </w:delText>
        </w:r>
        <w:bookmarkStart w:id="147" w:name="Discussion"/>
        <w:commentRangeEnd w:id="144"/>
        <w:r w:rsidDel="0043347D">
          <w:rPr>
            <w:rStyle w:val="CommentReference"/>
          </w:rPr>
          <w:commentReference w:id="144"/>
        </w:r>
        <w:commentRangeEnd w:id="145"/>
        <w:r w:rsidDel="0043347D">
          <w:rPr>
            <w:rStyle w:val="CommentReference"/>
          </w:rPr>
          <w:commentReference w:id="145"/>
        </w:r>
      </w:del>
      <w:commentRangeStart w:id="148"/>
      <w:commentRangeStart w:id="149"/>
      <w:commentRangeEnd w:id="148"/>
      <w:del w:id="150" w:author="Sena, Giovanni" w:date="2023-05-31T17:03:00Z">
        <w:r w:rsidR="004A178F" w:rsidDel="00914715">
          <w:rPr>
            <w:rStyle w:val="CommentReference"/>
          </w:rPr>
          <w:commentReference w:id="148"/>
        </w:r>
        <w:commentRangeEnd w:id="149"/>
        <w:r w:rsidR="004A178F" w:rsidDel="00914715">
          <w:rPr>
            <w:rStyle w:val="CommentReference"/>
          </w:rPr>
          <w:commentReference w:id="149"/>
        </w:r>
      </w:del>
    </w:p>
    <w:p w14:paraId="6ECB7831" w14:textId="02D3C300" w:rsidR="00BB0246" w:rsidRDefault="0043347D" w:rsidP="004476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152" w:author="Sena, Giovanni" w:date="2023-05-31T17:07:00Z"/>
        </w:rPr>
      </w:pPr>
      <w:commentRangeStart w:id="153"/>
      <w:commentRangeStart w:id="154"/>
      <w:ins w:id="155" w:author="Sena, Giovanni" w:date="2023-05-31T17:04:00Z">
        <w:del w:id="156" w:author="Todd Fallesen" w:date="2023-07-04T15:23:00Z">
          <w:r w:rsidDel="008461EE">
            <w:delText xml:space="preserve">As in Fig. </w:delText>
          </w:r>
        </w:del>
      </w:ins>
      <w:ins w:id="157" w:author="Sena, Giovanni" w:date="2023-05-31T17:05:00Z">
        <w:del w:id="158" w:author="Todd Fallesen" w:date="2023-07-04T15:23:00Z">
          <w:r w:rsidR="00DF09BE" w:rsidDel="008461EE">
            <w:delText xml:space="preserve">2, we </w:delText>
          </w:r>
        </w:del>
      </w:ins>
      <w:ins w:id="159" w:author="Sena, Giovanni" w:date="2023-05-31T17:06:00Z">
        <w:del w:id="160" w:author="Todd Fallesen" w:date="2023-07-04T15:23:00Z">
          <w:r w:rsidR="0089177E" w:rsidDel="008461EE">
            <w:delText>observe that the obvious di</w:delText>
          </w:r>
        </w:del>
      </w:ins>
      <w:ins w:id="161" w:author="Sena, Giovanni" w:date="2023-05-31T17:07:00Z">
        <w:del w:id="162" w:author="Todd Fallesen" w:date="2023-07-04T15:23:00Z">
          <w:r w:rsidR="0089177E" w:rsidDel="008461EE">
            <w:delText>fference between</w:delText>
          </w:r>
        </w:del>
      </w:ins>
      <w:ins w:id="163" w:author="Sena, Giovanni" w:date="2023-05-31T17:05:00Z">
        <w:del w:id="164" w:author="Todd Fallesen" w:date="2023-07-04T15:23:00Z">
          <w:r w:rsidR="00DF09BE" w:rsidDel="008461EE">
            <w:delText xml:space="preserve"> the experimental data </w:delText>
          </w:r>
        </w:del>
      </w:ins>
      <w:ins w:id="165" w:author="Sena, Giovanni" w:date="2023-05-31T17:07:00Z">
        <w:del w:id="166" w:author="Todd Fallesen" w:date="2023-07-04T15:23:00Z">
          <w:r w:rsidR="0089177E" w:rsidDel="008461EE">
            <w:delText>and</w:delText>
          </w:r>
        </w:del>
      </w:ins>
      <w:ins w:id="167" w:author="Sena, Giovanni" w:date="2023-05-31T17:05:00Z">
        <w:del w:id="168" w:author="Todd Fallesen" w:date="2023-07-04T15:23:00Z">
          <w:r w:rsidR="00DF09BE" w:rsidDel="008461EE">
            <w:delText xml:space="preserve"> a Poisson distribution of </w:delText>
          </w:r>
        </w:del>
      </w:ins>
      <w:ins w:id="169" w:author="Sena, Giovanni" w:date="2023-05-31T17:07:00Z">
        <w:del w:id="170" w:author="Todd Fallesen" w:date="2023-07-04T15:23:00Z">
          <w:r w:rsidR="0089177E" w:rsidDel="008461EE">
            <w:delText>identical</w:delText>
          </w:r>
        </w:del>
      </w:ins>
      <w:ins w:id="171" w:author="Sena, Giovanni" w:date="2023-05-31T17:06:00Z">
        <w:del w:id="172" w:author="Todd Fallesen" w:date="2023-07-04T15:23:00Z">
          <w:r w:rsidR="00DF09BE" w:rsidDel="008461EE">
            <w:delText xml:space="preserve"> mean</w:delText>
          </w:r>
          <w:r w:rsidR="00D724AC" w:rsidDel="008461EE">
            <w:delText xml:space="preserve"> </w:delText>
          </w:r>
        </w:del>
      </w:ins>
      <w:ins w:id="173" w:author="Sena, Giovanni" w:date="2023-05-31T17:07:00Z">
        <w:del w:id="174" w:author="Todd Fallesen" w:date="2023-07-04T15:23:00Z">
          <w:r w:rsidR="0089177E" w:rsidDel="008461EE">
            <w:delText xml:space="preserve">(Fig. 6A) suggests that the </w:delText>
          </w:r>
          <w:r w:rsidR="00C53985" w:rsidDel="008461EE">
            <w:delText xml:space="preserve">underlying mitotic events are </w:delText>
          </w:r>
        </w:del>
      </w:ins>
      <w:ins w:id="175" w:author="Sena, Giovanni" w:date="2023-05-31T17:08:00Z">
        <w:del w:id="176" w:author="Todd Fallesen" w:date="2023-07-04T15:23:00Z">
          <w:r w:rsidR="00C53985" w:rsidDel="008461EE">
            <w:delText xml:space="preserve">somehow </w:delText>
          </w:r>
        </w:del>
      </w:ins>
      <w:ins w:id="177" w:author="Sena, Giovanni" w:date="2023-05-31T17:07:00Z">
        <w:del w:id="178" w:author="Todd Fallesen" w:date="2023-07-04T15:23:00Z">
          <w:r w:rsidR="00C53985" w:rsidDel="008461EE">
            <w:delText>correlated</w:delText>
          </w:r>
        </w:del>
      </w:ins>
      <w:ins w:id="179" w:author="Sena, Giovanni" w:date="2023-05-31T17:08:00Z">
        <w:del w:id="180" w:author="Todd Fallesen" w:date="2023-07-04T15:23:00Z">
          <w:r w:rsidR="00C53985" w:rsidDel="008461EE">
            <w:delText xml:space="preserve"> with each other</w:delText>
          </w:r>
        </w:del>
      </w:ins>
      <w:commentRangeEnd w:id="153"/>
      <w:ins w:id="181" w:author="Sena, Giovanni" w:date="2023-05-31T17:17:00Z">
        <w:del w:id="182" w:author="Todd Fallesen" w:date="2023-07-04T15:23:00Z">
          <w:r w:rsidR="003D530E" w:rsidDel="008461EE">
            <w:rPr>
              <w:rStyle w:val="CommentReference"/>
            </w:rPr>
            <w:commentReference w:id="153"/>
          </w:r>
        </w:del>
      </w:ins>
      <w:commentRangeEnd w:id="154"/>
      <w:del w:id="183" w:author="Todd Fallesen" w:date="2023-07-04T15:23:00Z">
        <w:r w:rsidR="00BB0246" w:rsidDel="008461EE">
          <w:rPr>
            <w:rStyle w:val="CommentReference"/>
          </w:rPr>
          <w:commentReference w:id="154"/>
        </w:r>
      </w:del>
      <w:ins w:id="184" w:author="Sena, Giovanni" w:date="2023-05-31T17:08:00Z">
        <w:del w:id="185" w:author="Todd Fallesen" w:date="2023-07-04T15:23:00Z">
          <w:r w:rsidR="00C53985" w:rsidDel="008461EE">
            <w:delText>.</w:delText>
          </w:r>
        </w:del>
      </w:ins>
      <w:ins w:id="186" w:author="Todd Fallesen" w:date="2023-07-04T15:20:00Z">
        <w:r w:rsidR="00BB0246">
          <w:rPr>
            <w:noProof/>
            <w:lang w:val="en-US" w:eastAsia="en-US"/>
          </w:rPr>
          <w:drawing>
            <wp:inline distT="0" distB="0" distL="0" distR="0" wp14:anchorId="22FE96A5" wp14:editId="5727E9E1">
              <wp:extent cx="5728970" cy="2578037"/>
              <wp:effectExtent l="0" t="0" r="5080" b="0"/>
              <wp:docPr id="9" name="Picture 9" descr="C:\Users\fallest\AppData\Local\Microsoft\Windows\INetCache\Content.Word\figure_6_July_4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llest\AppData\Local\Microsoft\Windows\INetCache\Content.Word\figure_6_July_4_202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8970" cy="2578037"/>
                      </a:xfrm>
                      <a:prstGeom prst="rect">
                        <a:avLst/>
                      </a:prstGeom>
                      <a:noFill/>
                      <a:ln>
                        <a:noFill/>
                      </a:ln>
                    </pic:spPr>
                  </pic:pic>
                </a:graphicData>
              </a:graphic>
            </wp:inline>
          </w:drawing>
        </w:r>
      </w:ins>
    </w:p>
    <w:p w14:paraId="655B13D9" w14:textId="77777777" w:rsidR="00C53985" w:rsidRDefault="00C53985" w:rsidP="004476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1A030961" w14:textId="1801CBE1" w:rsidR="00A55F75" w:rsidRDefault="00A55F75" w:rsidP="00426F88">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ins w:id="187" w:author="Sena, Giovanni" w:date="2022-09-23T10:38:00Z"/>
        </w:rPr>
      </w:pPr>
      <w:ins w:id="188" w:author="Sena, Giovanni" w:date="2022-09-23T10:38:00Z">
        <w:del w:id="189" w:author="Todd Fallesen" w:date="2023-07-04T15:20:00Z">
          <w:r w:rsidRPr="00A55F75" w:rsidDel="00BB0246">
            <w:rPr>
              <w:b/>
              <w:noProof/>
              <w:lang w:val="en-US" w:eastAsia="en-US"/>
            </w:rPr>
            <w:drawing>
              <wp:inline distT="0" distB="0" distL="0" distR="0" wp14:anchorId="6CA80CD2" wp14:editId="17F7269F">
                <wp:extent cx="5728970" cy="2595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8970" cy="2595245"/>
                        </a:xfrm>
                        <a:prstGeom prst="rect">
                          <a:avLst/>
                        </a:prstGeom>
                      </pic:spPr>
                    </pic:pic>
                  </a:graphicData>
                </a:graphic>
              </wp:inline>
            </w:drawing>
          </w:r>
        </w:del>
      </w:ins>
    </w:p>
    <w:p w14:paraId="7A4D0B1D" w14:textId="2D5981FD" w:rsidR="00A55F75" w:rsidRPr="00426F88" w:rsidRDefault="00A55F75" w:rsidP="5E3D6467">
      <w:pPr>
        <w:pStyle w:val="Caption"/>
        <w:rPr>
          <w:ins w:id="190" w:author="Sena, Giovanni" w:date="2022-09-23T10:38:00Z"/>
          <w:b/>
          <w:bCs/>
          <w:i w:val="0"/>
          <w:iCs w:val="0"/>
        </w:rPr>
      </w:pPr>
      <w:commentRangeStart w:id="191"/>
      <w:commentRangeStart w:id="192"/>
      <w:commentRangeStart w:id="193"/>
      <w:commentRangeStart w:id="194"/>
      <w:commentRangeStart w:id="195"/>
      <w:ins w:id="196" w:author="Sena, Giovanni" w:date="2022-09-23T10:38:00Z">
        <w:r>
          <w:t xml:space="preserve">Figure </w:t>
        </w:r>
      </w:ins>
      <w:ins w:id="197" w:author="Sena, Giovanni" w:date="2022-09-23T10:49:00Z">
        <w:r w:rsidR="005C095D">
          <w:t>6</w:t>
        </w:r>
      </w:ins>
      <w:ins w:id="198" w:author="Sena, Giovanni" w:date="2022-09-23T10:38:00Z">
        <w:r>
          <w:t xml:space="preserve">. </w:t>
        </w:r>
      </w:ins>
      <w:ins w:id="199" w:author="Sena, Giovanni" w:date="2022-09-23T10:39:00Z">
        <w:r w:rsidRPr="5E3D6467">
          <w:rPr>
            <w:i w:val="0"/>
            <w:iCs w:val="0"/>
          </w:rPr>
          <w:t xml:space="preserve">Distributions of </w:t>
        </w:r>
        <w:r w:rsidR="00E04BC0" w:rsidRPr="5E3D6467">
          <w:rPr>
            <w:i w:val="0"/>
            <w:iCs w:val="0"/>
          </w:rPr>
          <w:t>pairwise distances between cluster</w:t>
        </w:r>
      </w:ins>
      <w:ins w:id="200" w:author="Sena, Giovanni" w:date="2023-05-31T16:55:00Z">
        <w:r w:rsidR="000A4621">
          <w:rPr>
            <w:i w:val="0"/>
            <w:iCs w:val="0"/>
          </w:rPr>
          <w:t>s’</w:t>
        </w:r>
      </w:ins>
      <w:ins w:id="201" w:author="Sena, Giovanni" w:date="2022-09-23T10:39:00Z">
        <w:r w:rsidR="00E04BC0" w:rsidRPr="5E3D6467">
          <w:rPr>
            <w:i w:val="0"/>
            <w:iCs w:val="0"/>
          </w:rPr>
          <w:t xml:space="preserve"> center</w:t>
        </w:r>
      </w:ins>
      <w:ins w:id="202" w:author="Sena, Giovanni" w:date="2022-09-23T10:40:00Z">
        <w:r w:rsidR="00A52741" w:rsidRPr="5E3D6467">
          <w:rPr>
            <w:i w:val="0"/>
            <w:iCs w:val="0"/>
          </w:rPr>
          <w:t>s</w:t>
        </w:r>
      </w:ins>
      <w:ins w:id="203" w:author="Sena, Giovanni" w:date="2022-09-23T10:39:00Z">
        <w:r w:rsidR="00E04BC0" w:rsidRPr="5E3D6467">
          <w:rPr>
            <w:i w:val="0"/>
            <w:iCs w:val="0"/>
          </w:rPr>
          <w:t xml:space="preserve"> of mass</w:t>
        </w:r>
      </w:ins>
      <w:ins w:id="204" w:author="Todd Fallesen" w:date="2023-07-04T15:22:00Z">
        <w:r w:rsidR="008461EE">
          <w:rPr>
            <w:i w:val="0"/>
            <w:iCs w:val="0"/>
          </w:rPr>
          <w:t>.</w:t>
        </w:r>
      </w:ins>
      <w:ins w:id="205" w:author="Sena, Giovanni" w:date="2022-09-23T10:39:00Z">
        <w:del w:id="206" w:author="Todd Fallesen" w:date="2023-07-04T15:22:00Z">
          <w:r w:rsidR="00E04BC0" w:rsidRPr="5E3D6467" w:rsidDel="008461EE">
            <w:rPr>
              <w:i w:val="0"/>
              <w:iCs w:val="0"/>
            </w:rPr>
            <w:delText xml:space="preserve">. </w:delText>
          </w:r>
        </w:del>
      </w:ins>
      <w:commentRangeEnd w:id="191"/>
      <w:ins w:id="207" w:author="Sena, Giovanni" w:date="2023-05-31T16:59:00Z">
        <w:del w:id="208" w:author="Todd Fallesen" w:date="2023-07-04T15:22:00Z">
          <w:r w:rsidR="00FA05E2" w:rsidDel="008461EE">
            <w:rPr>
              <w:i w:val="0"/>
              <w:iCs w:val="0"/>
            </w:rPr>
            <w:delText>In panel A</w:delText>
          </w:r>
        </w:del>
      </w:ins>
      <w:ins w:id="209" w:author="Sena, Giovanni" w:date="2023-05-31T17:00:00Z">
        <w:del w:id="210" w:author="Todd Fallesen" w:date="2023-07-04T15:22:00Z">
          <w:r w:rsidR="00936FE3" w:rsidDel="008461EE">
            <w:rPr>
              <w:i w:val="0"/>
              <w:iCs w:val="0"/>
            </w:rPr>
            <w:delText>, the dotted blu line is the Poisson distribution wit</w:delText>
          </w:r>
        </w:del>
      </w:ins>
      <w:ins w:id="211" w:author="Sena, Giovanni" w:date="2023-05-31T17:01:00Z">
        <w:del w:id="212" w:author="Todd Fallesen" w:date="2023-07-04T15:22:00Z">
          <w:r w:rsidR="00AE12B2" w:rsidDel="008461EE">
            <w:rPr>
              <w:i w:val="0"/>
              <w:iCs w:val="0"/>
            </w:rPr>
            <w:delText xml:space="preserve">h </w:delText>
          </w:r>
        </w:del>
      </w:ins>
      <w:ins w:id="213" w:author="Sena, Giovanni" w:date="2023-05-31T17:04:00Z">
        <w:del w:id="214" w:author="Todd Fallesen" w:date="2023-07-04T15:22:00Z">
          <w:r w:rsidR="007804CE" w:rsidDel="008461EE">
            <w:rPr>
              <w:i w:val="0"/>
              <w:iCs w:val="0"/>
            </w:rPr>
            <w:delText>mean</w:delText>
          </w:r>
        </w:del>
      </w:ins>
      <w:ins w:id="215" w:author="Sena, Giovanni" w:date="2023-05-31T17:02:00Z">
        <w:del w:id="216" w:author="Todd Fallesen" w:date="2023-07-04T15:22:00Z">
          <w:r w:rsidR="005B19CD" w:rsidDel="008461EE">
            <w:rPr>
              <w:i w:val="0"/>
              <w:iCs w:val="0"/>
            </w:rPr>
            <w:delText xml:space="preserve"> at 50</w:delText>
          </w:r>
        </w:del>
      </w:ins>
      <w:ins w:id="217" w:author="Sena, Giovanni" w:date="2023-05-31T17:04:00Z">
        <w:del w:id="218" w:author="Todd Fallesen" w:date="2023-07-04T15:22:00Z">
          <w:r w:rsidR="007804CE" w:rsidDel="008461EE">
            <w:rPr>
              <w:i w:val="0"/>
              <w:iCs w:val="0"/>
            </w:rPr>
            <w:delText xml:space="preserve"> µm</w:delText>
          </w:r>
        </w:del>
      </w:ins>
      <w:ins w:id="219" w:author="Sena, Giovanni" w:date="2023-05-31T17:02:00Z">
        <w:del w:id="220" w:author="Todd Fallesen" w:date="2023-07-04T15:22:00Z">
          <w:r w:rsidR="005B19CD" w:rsidDel="008461EE">
            <w:rPr>
              <w:i w:val="0"/>
              <w:iCs w:val="0"/>
            </w:rPr>
            <w:delText>.</w:delText>
          </w:r>
        </w:del>
        <w:r w:rsidR="005B19CD">
          <w:rPr>
            <w:i w:val="0"/>
            <w:iCs w:val="0"/>
          </w:rPr>
          <w:t xml:space="preserve"> </w:t>
        </w:r>
      </w:ins>
      <w:ins w:id="221" w:author="Sena, Giovanni" w:date="2023-05-31T16:59:00Z">
        <w:r w:rsidR="00644AB0" w:rsidRPr="00644AB0">
          <w:rPr>
            <w:i w:val="0"/>
            <w:iCs w:val="0"/>
          </w:rPr>
          <w:t>Histograms, experimental data; lines, kernel density estimation to the experimental data (smooth fitting).</w:t>
        </w:r>
      </w:ins>
      <w:del w:id="222" w:author="Sena, Giovanni" w:date="2023-05-31T16:59:00Z">
        <w:r w:rsidDel="00644AB0">
          <w:rPr>
            <w:rStyle w:val="CommentReference"/>
          </w:rPr>
          <w:commentReference w:id="191"/>
        </w:r>
        <w:commentRangeEnd w:id="192"/>
        <w:commentRangeEnd w:id="193"/>
        <w:r w:rsidR="00773597" w:rsidDel="00644AB0">
          <w:rPr>
            <w:rStyle w:val="CommentReference"/>
            <w:i w:val="0"/>
            <w:iCs w:val="0"/>
            <w:color w:val="auto"/>
          </w:rPr>
          <w:commentReference w:id="192"/>
        </w:r>
        <w:r w:rsidDel="00644AB0">
          <w:rPr>
            <w:rStyle w:val="CommentReference"/>
          </w:rPr>
          <w:commentReference w:id="193"/>
        </w:r>
        <w:commentRangeEnd w:id="194"/>
        <w:r w:rsidDel="00644AB0">
          <w:rPr>
            <w:rStyle w:val="CommentReference"/>
          </w:rPr>
          <w:commentReference w:id="194"/>
        </w:r>
      </w:del>
      <w:commentRangeEnd w:id="195"/>
      <w:r w:rsidR="007D43AB">
        <w:rPr>
          <w:rStyle w:val="CommentReference"/>
          <w:i w:val="0"/>
          <w:iCs w:val="0"/>
          <w:color w:val="auto"/>
        </w:rPr>
        <w:commentReference w:id="195"/>
      </w:r>
    </w:p>
    <w:p w14:paraId="1C67DA7F" w14:textId="4FD5D90C" w:rsidR="00E01C77" w:rsidRDefault="00E01C77" w:rsidP="002C36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ins w:id="223" w:author="Sena, Giovanni" w:date="2022-09-23T10:38:00Z"/>
          <w:b/>
        </w:rPr>
      </w:pPr>
    </w:p>
    <w:p w14:paraId="76FB9477" w14:textId="41419299" w:rsidR="008C2E5D" w:rsidRDefault="008B5F7E" w:rsidP="002C36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Pr>
          <w:b/>
        </w:rPr>
        <w:t>DISCUSSION</w:t>
      </w:r>
      <w:bookmarkEnd w:id="147"/>
    </w:p>
    <w:p w14:paraId="2C7B7FBC" w14:textId="05F5BB7B"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 xml:space="preserve">We presented a quantitative characterisation of the temporal and spatial distribution of cell divisions in intact and regenerating </w:t>
      </w:r>
      <w:r w:rsidRPr="00AF7571">
        <w:rPr>
          <w:i/>
          <w:iCs/>
          <w:color w:val="0C0D14"/>
        </w:rPr>
        <w:t>Arabidopsis</w:t>
      </w:r>
      <w:r>
        <w:rPr>
          <w:color w:val="0C0D14"/>
        </w:rPr>
        <w:t xml:space="preserve"> root tips. Several biologically relevant observations can be extracted from the data. </w:t>
      </w:r>
    </w:p>
    <w:p w14:paraId="18E0155C"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67A01787" w14:textId="7038A7BD"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 xml:space="preserve">First, the intermittent nature of the temporal sequence of mitotic events (Fig. 1) indicates that </w:t>
      </w:r>
      <w:r w:rsidR="00E81086">
        <w:rPr>
          <w:color w:val="0C0D14"/>
        </w:rPr>
        <w:t>mitotic events are not randomly distributed in time</w:t>
      </w:r>
      <w:r w:rsidR="000854B2">
        <w:rPr>
          <w:color w:val="0C0D14"/>
        </w:rPr>
        <w:t>.</w:t>
      </w:r>
      <w:r>
        <w:rPr>
          <w:color w:val="0C0D14"/>
        </w:rPr>
        <w:t xml:space="preserve"> In other words, the underlying dynamics of cell divisions in the tissue cannot be explained simply by perfectly uncoupled cells undergoing a noisy cell cycle. A </w:t>
      </w:r>
      <w:r w:rsidR="00AF7571">
        <w:rPr>
          <w:color w:val="0C0D14"/>
        </w:rPr>
        <w:t xml:space="preserve">significant </w:t>
      </w:r>
      <w:r>
        <w:rPr>
          <w:color w:val="0C0D14"/>
        </w:rPr>
        <w:t xml:space="preserve">body of work describes the complex genetic networks regulating </w:t>
      </w:r>
      <w:r w:rsidR="00AF7571">
        <w:rPr>
          <w:color w:val="0C0D14"/>
        </w:rPr>
        <w:t>cell-cell interaction</w:t>
      </w:r>
      <w:r w:rsidR="005B1B86">
        <w:rPr>
          <w:color w:val="0C0D14"/>
        </w:rPr>
        <w:t xml:space="preserve"> during</w:t>
      </w:r>
      <w:r w:rsidR="00AF7571">
        <w:rPr>
          <w:color w:val="0C0D14"/>
        </w:rPr>
        <w:t xml:space="preserve"> </w:t>
      </w:r>
      <w:r w:rsidR="005B1B86">
        <w:rPr>
          <w:color w:val="0C0D14"/>
        </w:rPr>
        <w:t>cell division</w:t>
      </w:r>
      <w:r>
        <w:rPr>
          <w:color w:val="0C0D14"/>
        </w:rPr>
        <w:t xml:space="preserve"> and differentiation</w:t>
      </w:r>
      <w:r w:rsidR="00AF7571">
        <w:rPr>
          <w:color w:val="0C0D14"/>
        </w:rPr>
        <w:t xml:space="preserve"> in </w:t>
      </w:r>
      <w:r w:rsidR="00AF7571">
        <w:rPr>
          <w:i/>
          <w:iCs/>
          <w:color w:val="0C0D14"/>
        </w:rPr>
        <w:t xml:space="preserve">Arabidopsis </w:t>
      </w:r>
      <w:r w:rsidR="00AF7571">
        <w:rPr>
          <w:color w:val="0C0D14"/>
        </w:rPr>
        <w:t>roots</w:t>
      </w:r>
      <w:r>
        <w:rPr>
          <w:color w:val="0C0D14"/>
        </w:rPr>
        <w:t xml:space="preserve">, so the fact that cell divisions are not simply independent random events is perhaps not surprising. An intermittent pattern can be described </w:t>
      </w:r>
      <w:r w:rsidR="00840C41">
        <w:rPr>
          <w:color w:val="0C0D14"/>
        </w:rPr>
        <w:t>as</w:t>
      </w:r>
      <w:r>
        <w:rPr>
          <w:color w:val="0C0D14"/>
        </w:rPr>
        <w:t xml:space="preserve"> a sequence of “bursts”, or periods of activity above an arbitrary threshold. Our data (Fig. 2) shows that regenerating roots tend to produce slightly larger bursts, involving a larger number of cell divisions, compared to intact roots. This indicates that regeneration entails non just more cell divisions, but that these are compacted in discrete periods (bursts) of higher activity.</w:t>
      </w:r>
    </w:p>
    <w:p w14:paraId="03B37D39"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17D7ABC2" w14:textId="42745B41"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Second, cell division activity in both intact and regenerating roots shows a superposition of several periodicities, but regenerating roots are characterised by an underlying period of 16</w:t>
      </w:r>
      <w:r w:rsidR="0019587F">
        <w:rPr>
          <w:color w:val="0C0D14"/>
        </w:rPr>
        <w:t xml:space="preserve"> </w:t>
      </w:r>
      <w:r>
        <w:rPr>
          <w:color w:val="0C0D14"/>
        </w:rPr>
        <w:t>h</w:t>
      </w:r>
      <w:r w:rsidR="0019587F">
        <w:rPr>
          <w:color w:val="0C0D14"/>
        </w:rPr>
        <w:t>ou</w:t>
      </w:r>
      <w:r>
        <w:rPr>
          <w:color w:val="0C0D14"/>
        </w:rPr>
        <w:t>r</w:t>
      </w:r>
      <w:r w:rsidR="00E81086">
        <w:rPr>
          <w:color w:val="0C0D14"/>
        </w:rPr>
        <w:t>s</w:t>
      </w:r>
      <w:r>
        <w:rPr>
          <w:color w:val="0C0D14"/>
        </w:rPr>
        <w:t xml:space="preserve"> which is not detected in intact roots (Fig. 3). </w:t>
      </w:r>
      <w:r w:rsidR="005B1B86">
        <w:rPr>
          <w:color w:val="0C0D14"/>
        </w:rPr>
        <w:t>Although t</w:t>
      </w:r>
      <w:r w:rsidR="00E81086">
        <w:rPr>
          <w:color w:val="0C0D14"/>
        </w:rPr>
        <w:t>he regenerating and intact root</w:t>
      </w:r>
      <w:r>
        <w:rPr>
          <w:color w:val="0C0D14"/>
        </w:rPr>
        <w:t xml:space="preserve"> groups are composed of random individuals taken from the same isogenic seed population and have been germinated and grown under identical conditions, we note that the seedlings are germinated under a</w:t>
      </w:r>
      <w:r w:rsidR="005B1B86">
        <w:rPr>
          <w:color w:val="0C0D14"/>
        </w:rPr>
        <w:t xml:space="preserve"> regime of</w:t>
      </w:r>
      <w:r>
        <w:rPr>
          <w:color w:val="0C0D14"/>
        </w:rPr>
        <w:t xml:space="preserve"> 16</w:t>
      </w:r>
      <w:r w:rsidR="0019587F">
        <w:rPr>
          <w:color w:val="0C0D14"/>
        </w:rPr>
        <w:t xml:space="preserve"> </w:t>
      </w:r>
      <w:r>
        <w:rPr>
          <w:color w:val="0C0D14"/>
        </w:rPr>
        <w:t>h</w:t>
      </w:r>
      <w:r w:rsidR="0019587F">
        <w:rPr>
          <w:color w:val="0C0D14"/>
        </w:rPr>
        <w:t>ou</w:t>
      </w:r>
      <w:r>
        <w:rPr>
          <w:color w:val="0C0D14"/>
        </w:rPr>
        <w:t>r</w:t>
      </w:r>
      <w:r w:rsidR="005B1B86">
        <w:rPr>
          <w:color w:val="0C0D14"/>
        </w:rPr>
        <w:t xml:space="preserve"> in light and </w:t>
      </w:r>
      <w:r>
        <w:rPr>
          <w:color w:val="0C0D14"/>
        </w:rPr>
        <w:t>8</w:t>
      </w:r>
      <w:r w:rsidR="0019587F">
        <w:rPr>
          <w:color w:val="0C0D14"/>
        </w:rPr>
        <w:t xml:space="preserve"> </w:t>
      </w:r>
      <w:r>
        <w:rPr>
          <w:color w:val="0C0D14"/>
        </w:rPr>
        <w:t>h</w:t>
      </w:r>
      <w:r w:rsidR="0019587F">
        <w:rPr>
          <w:color w:val="0C0D14"/>
        </w:rPr>
        <w:t>ou</w:t>
      </w:r>
      <w:r>
        <w:rPr>
          <w:color w:val="0C0D14"/>
        </w:rPr>
        <w:t xml:space="preserve">r </w:t>
      </w:r>
      <w:r w:rsidR="005B1B86">
        <w:rPr>
          <w:color w:val="0C0D14"/>
        </w:rPr>
        <w:t xml:space="preserve">in </w:t>
      </w:r>
      <w:r>
        <w:rPr>
          <w:color w:val="0C0D14"/>
        </w:rPr>
        <w:t>dark</w:t>
      </w:r>
      <w:r w:rsidR="005B1B86">
        <w:rPr>
          <w:color w:val="0C0D14"/>
        </w:rPr>
        <w:t>ness</w:t>
      </w:r>
      <w:r>
        <w:rPr>
          <w:color w:val="0C0D14"/>
        </w:rPr>
        <w:t xml:space="preserve">. Immediately after root tip excisions, the plants are grown and imaged under constant light. Is it possible that a memory of the </w:t>
      </w:r>
      <w:r w:rsidR="004C764D">
        <w:rPr>
          <w:color w:val="0C0D14"/>
        </w:rPr>
        <w:t>16-hour</w:t>
      </w:r>
      <w:r>
        <w:rPr>
          <w:color w:val="0C0D14"/>
        </w:rPr>
        <w:t xml:space="preserve"> light cycle persists at the cellular level and that </w:t>
      </w:r>
      <w:r w:rsidR="006621CC">
        <w:rPr>
          <w:color w:val="0C0D14"/>
        </w:rPr>
        <w:t xml:space="preserve">it </w:t>
      </w:r>
      <w:r>
        <w:rPr>
          <w:color w:val="0C0D14"/>
        </w:rPr>
        <w:t xml:space="preserve">is reflected in the </w:t>
      </w:r>
      <w:r w:rsidR="006621CC">
        <w:rPr>
          <w:color w:val="0C0D14"/>
        </w:rPr>
        <w:t>cell division dynamics</w:t>
      </w:r>
      <w:r>
        <w:rPr>
          <w:color w:val="0C0D14"/>
        </w:rPr>
        <w:t xml:space="preserve">? If so, </w:t>
      </w:r>
      <w:r w:rsidR="006621CC">
        <w:rPr>
          <w:color w:val="0C0D14"/>
        </w:rPr>
        <w:t xml:space="preserve">our data indicate that </w:t>
      </w:r>
      <w:r>
        <w:rPr>
          <w:color w:val="0C0D14"/>
        </w:rPr>
        <w:t xml:space="preserve">this </w:t>
      </w:r>
      <w:r w:rsidR="006621CC">
        <w:rPr>
          <w:color w:val="0C0D14"/>
        </w:rPr>
        <w:t>should happen only during tissue regeneration</w:t>
      </w:r>
      <w:r>
        <w:rPr>
          <w:color w:val="0C0D14"/>
        </w:rPr>
        <w:t xml:space="preserve">, as no </w:t>
      </w:r>
      <w:r w:rsidR="004C764D">
        <w:rPr>
          <w:color w:val="0C0D14"/>
        </w:rPr>
        <w:t>16-hour</w:t>
      </w:r>
      <w:r>
        <w:rPr>
          <w:color w:val="0C0D14"/>
        </w:rPr>
        <w:t xml:space="preserve"> periodicity was observed in intact roots. Future experiments carried </w:t>
      </w:r>
      <w:r w:rsidR="00840C41">
        <w:rPr>
          <w:color w:val="0C0D14"/>
        </w:rPr>
        <w:t xml:space="preserve">out </w:t>
      </w:r>
      <w:r>
        <w:rPr>
          <w:color w:val="0C0D14"/>
        </w:rPr>
        <w:t>with different light</w:t>
      </w:r>
      <w:r w:rsidR="004C764D">
        <w:rPr>
          <w:color w:val="0C0D14"/>
        </w:rPr>
        <w:t>/</w:t>
      </w:r>
      <w:r>
        <w:rPr>
          <w:color w:val="0C0D14"/>
        </w:rPr>
        <w:t>dark regimes might attempt to test this hypothesis.</w:t>
      </w:r>
    </w:p>
    <w:p w14:paraId="47E4DFDB"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326CBF1C" w14:textId="3B4EE1EF"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 xml:space="preserve">Third, we found differences between intact and regenerating roots when considering the entire temporal distribution of single mitotic events, or the frequency of single time frames containing a given number of cell divisions, </w:t>
      </w:r>
      <w:r w:rsidR="009F6421">
        <w:rPr>
          <w:color w:val="0C0D14"/>
        </w:rPr>
        <w:t>in spite</w:t>
      </w:r>
      <w:r>
        <w:rPr>
          <w:color w:val="0C0D14"/>
        </w:rPr>
        <w:t xml:space="preserve"> of the </w:t>
      </w:r>
      <w:r w:rsidR="009F6421">
        <w:rPr>
          <w:color w:val="0C0D14"/>
        </w:rPr>
        <w:t>described</w:t>
      </w:r>
      <w:r>
        <w:rPr>
          <w:color w:val="0C0D14"/>
        </w:rPr>
        <w:t xml:space="preserve"> </w:t>
      </w:r>
      <w:r w:rsidR="00840C41">
        <w:rPr>
          <w:color w:val="0C0D14"/>
        </w:rPr>
        <w:t>intermitten</w:t>
      </w:r>
      <w:r w:rsidR="006621CC">
        <w:rPr>
          <w:color w:val="0C0D14"/>
        </w:rPr>
        <w:t>cy.</w:t>
      </w:r>
      <w:r>
        <w:rPr>
          <w:color w:val="0C0D14"/>
        </w:rPr>
        <w:t xml:space="preserve"> More specifically, while in intact roots cell divisions belong to a single mode </w:t>
      </w:r>
      <w:r w:rsidR="009F6421">
        <w:rPr>
          <w:color w:val="0C0D14"/>
        </w:rPr>
        <w:t>centred</w:t>
      </w:r>
      <w:r>
        <w:rPr>
          <w:color w:val="0C0D14"/>
        </w:rPr>
        <w:t xml:space="preserve"> around 3-5 events at any given time point, during regeneration a second mode of divisions emerges, centred around 11 events at any given time point</w:t>
      </w:r>
      <w:r w:rsidR="00410066">
        <w:rPr>
          <w:color w:val="0C0D14"/>
        </w:rPr>
        <w:t xml:space="preserve"> (Fig. 4)</w:t>
      </w:r>
      <w:r>
        <w:rPr>
          <w:color w:val="0C0D14"/>
        </w:rPr>
        <w:t xml:space="preserve">. This becomes particularly evident </w:t>
      </w:r>
      <w:r w:rsidR="009F6421">
        <w:rPr>
          <w:color w:val="0C0D14"/>
        </w:rPr>
        <w:t>24</w:t>
      </w:r>
      <w:r w:rsidR="00840C41">
        <w:rPr>
          <w:color w:val="0C0D14"/>
        </w:rPr>
        <w:t xml:space="preserve"> hours</w:t>
      </w:r>
      <w:r>
        <w:rPr>
          <w:color w:val="0C0D14"/>
        </w:rPr>
        <w:t xml:space="preserve"> after root excision, suggesting that after this time point the regenerating tissue undergoes a transition towards a more complex regime of cell division dynamics. </w:t>
      </w:r>
    </w:p>
    <w:p w14:paraId="10EC53E4"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2686BC77" w14:textId="6016EC55" w:rsidR="004C75C9" w:rsidRDefault="0096071E" w:rsidP="004C75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color w:val="0C0D14"/>
        </w:rPr>
      </w:pPr>
      <w:r>
        <w:rPr>
          <w:color w:val="0C0D14"/>
        </w:rPr>
        <w:t>Fourth</w:t>
      </w:r>
      <w:r w:rsidR="008B5F7E">
        <w:rPr>
          <w:color w:val="0C0D14"/>
        </w:rPr>
        <w:t xml:space="preserve">, the mitotic events appeared to be clustered in space, suggesting the existence of a short-range </w:t>
      </w:r>
      <w:r w:rsidR="00D84761">
        <w:rPr>
          <w:color w:val="0C0D14"/>
        </w:rPr>
        <w:t xml:space="preserve">inducing </w:t>
      </w:r>
      <w:r w:rsidR="008B5F7E">
        <w:rPr>
          <w:color w:val="0C0D14"/>
        </w:rPr>
        <w:t>signal to trigger cell division in neighbouring cells</w:t>
      </w:r>
      <w:r w:rsidR="00D84761">
        <w:rPr>
          <w:color w:val="0C0D14"/>
        </w:rPr>
        <w:t>, coupled with a long-range inhibitory signal to separate clusters.</w:t>
      </w:r>
      <w:r w:rsidR="008B5F7E">
        <w:rPr>
          <w:color w:val="0C0D14"/>
        </w:rPr>
        <w:t xml:space="preserve"> </w:t>
      </w:r>
      <w:r w:rsidR="00D84761">
        <w:rPr>
          <w:color w:val="0C0D14"/>
        </w:rPr>
        <w:t xml:space="preserve">Although it is beyond the scope of this work, we suggest that </w:t>
      </w:r>
      <w:r>
        <w:rPr>
          <w:color w:val="0C0D14"/>
        </w:rPr>
        <w:t xml:space="preserve">effective diffusion constants of the inducing and inhibiting signals </w:t>
      </w:r>
      <w:r w:rsidR="00D84761">
        <w:rPr>
          <w:color w:val="0C0D14"/>
        </w:rPr>
        <w:t xml:space="preserve">could be </w:t>
      </w:r>
      <w:r>
        <w:rPr>
          <w:color w:val="0C0D14"/>
        </w:rPr>
        <w:t>estimated</w:t>
      </w:r>
      <w:r w:rsidR="00D84761">
        <w:rPr>
          <w:color w:val="0C0D14"/>
        </w:rPr>
        <w:t xml:space="preserve"> </w:t>
      </w:r>
      <w:r>
        <w:rPr>
          <w:color w:val="0C0D14"/>
        </w:rPr>
        <w:t xml:space="preserve">computationally </w:t>
      </w:r>
      <w:r w:rsidR="00D84761">
        <w:rPr>
          <w:color w:val="0C0D14"/>
        </w:rPr>
        <w:t xml:space="preserve">with a </w:t>
      </w:r>
      <w:r>
        <w:rPr>
          <w:color w:val="0C0D14"/>
        </w:rPr>
        <w:t xml:space="preserve">model based on </w:t>
      </w:r>
      <w:r w:rsidR="00D84761">
        <w:rPr>
          <w:color w:val="0C0D14"/>
        </w:rPr>
        <w:t>reaction-diffusion {</w:t>
      </w:r>
      <w:r w:rsidR="00D84761" w:rsidRPr="00B6350F">
        <w:rPr>
          <w:color w:val="0C0D14"/>
        </w:rPr>
        <w:t>Turing.1952</w:t>
      </w:r>
      <w:r w:rsidR="00D84761">
        <w:rPr>
          <w:color w:val="0C0D14"/>
        </w:rPr>
        <w:t xml:space="preserve">}. </w:t>
      </w:r>
    </w:p>
    <w:p w14:paraId="01BA3C6E" w14:textId="77777777" w:rsidR="00046DB6" w:rsidRDefault="00046DB6" w:rsidP="00D847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224" w:author="Sena, Giovanni" w:date="2023-05-31T17:15:00Z"/>
          <w:color w:val="0C0D14"/>
        </w:rPr>
      </w:pPr>
    </w:p>
    <w:p w14:paraId="555B0694" w14:textId="47CFD96C" w:rsidR="008C2E5D" w:rsidRDefault="0096071E" w:rsidP="00D847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225" w:author="Sena, Giovanni" w:date="2023-05-31T17:18:00Z"/>
          <w:color w:val="0C0D14"/>
        </w:rPr>
      </w:pPr>
      <w:del w:id="226" w:author="Sena, Giovanni" w:date="2023-05-31T17:18:00Z">
        <w:r w:rsidDel="0058520B">
          <w:rPr>
            <w:color w:val="0C0D14"/>
          </w:rPr>
          <w:delText>Finally</w:delText>
        </w:r>
      </w:del>
      <w:ins w:id="227" w:author="Sena, Giovanni" w:date="2023-05-31T17:18:00Z">
        <w:r w:rsidR="0058520B">
          <w:rPr>
            <w:color w:val="0C0D14"/>
          </w:rPr>
          <w:t>Fifth</w:t>
        </w:r>
      </w:ins>
      <w:r>
        <w:rPr>
          <w:color w:val="0C0D14"/>
        </w:rPr>
        <w:t xml:space="preserve">, </w:t>
      </w:r>
      <w:r w:rsidR="00604EAF">
        <w:rPr>
          <w:color w:val="0C0D14"/>
        </w:rPr>
        <w:t xml:space="preserve">regenerating roots contain slightly higher number of clusters per frame (Fig. 5), </w:t>
      </w:r>
      <w:r>
        <w:rPr>
          <w:color w:val="0C0D14"/>
        </w:rPr>
        <w:t xml:space="preserve">while </w:t>
      </w:r>
      <w:r w:rsidR="00604EAF">
        <w:rPr>
          <w:color w:val="0C0D14"/>
        </w:rPr>
        <w:t xml:space="preserve">cluster density appears similar in intact and regenerating roots (Fig. 6). This </w:t>
      </w:r>
      <w:r w:rsidR="0089407E">
        <w:rPr>
          <w:color w:val="0C0D14"/>
        </w:rPr>
        <w:t xml:space="preserve">suggests that </w:t>
      </w:r>
      <w:r>
        <w:rPr>
          <w:color w:val="0C0D14"/>
        </w:rPr>
        <w:t>a wider</w:t>
      </w:r>
      <w:r w:rsidR="0089407E">
        <w:rPr>
          <w:color w:val="0C0D14"/>
        </w:rPr>
        <w:t xml:space="preserve"> region of the regenerating tissue </w:t>
      </w:r>
      <w:r>
        <w:rPr>
          <w:color w:val="0C0D14"/>
        </w:rPr>
        <w:t>is</w:t>
      </w:r>
      <w:r w:rsidR="0089407E">
        <w:rPr>
          <w:color w:val="0C0D14"/>
        </w:rPr>
        <w:t xml:space="preserve"> going through cell proliferation, </w:t>
      </w:r>
      <w:r>
        <w:rPr>
          <w:color w:val="0C0D14"/>
        </w:rPr>
        <w:t xml:space="preserve">compared to </w:t>
      </w:r>
      <w:r w:rsidR="005F1ED1">
        <w:rPr>
          <w:color w:val="0C0D14"/>
        </w:rPr>
        <w:t>intact tissue, but that the signals leading to cluster formation acts in a similar way in both developmental programs</w:t>
      </w:r>
      <w:r w:rsidR="00B5282C">
        <w:rPr>
          <w:color w:val="0C0D14"/>
        </w:rPr>
        <w:t xml:space="preserve">. </w:t>
      </w:r>
    </w:p>
    <w:p w14:paraId="7862FBB6" w14:textId="77777777" w:rsidR="0058520B" w:rsidRDefault="0058520B" w:rsidP="00D847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ins w:id="228" w:author="Sena, Giovanni" w:date="2023-05-31T17:18:00Z"/>
          <w:color w:val="0C0D14"/>
        </w:rPr>
      </w:pPr>
    </w:p>
    <w:p w14:paraId="3152CB63" w14:textId="5337A52F" w:rsidR="0058520B" w:rsidRPr="00891943" w:rsidRDefault="0058520B" w:rsidP="00D847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color w:val="0C0D14"/>
        </w:rPr>
      </w:pPr>
      <w:ins w:id="229" w:author="Sena, Giovanni" w:date="2023-05-31T17:18:00Z">
        <w:r>
          <w:rPr>
            <w:color w:val="0C0D14"/>
          </w:rPr>
          <w:t xml:space="preserve">Finally, our analysis </w:t>
        </w:r>
      </w:ins>
      <w:ins w:id="230" w:author="Sena, Giovanni" w:date="2023-05-31T17:19:00Z">
        <w:r w:rsidR="00753B47">
          <w:rPr>
            <w:color w:val="0C0D14"/>
          </w:rPr>
          <w:t xml:space="preserve">indicates that the mitotic events in both intact and regenerating roots are not independent events, but that shows signs of correlation (Fig. 2 and 6). This might be expected </w:t>
        </w:r>
      </w:ins>
      <w:ins w:id="231" w:author="Sena, Giovanni" w:date="2023-05-31T17:20:00Z">
        <w:r w:rsidR="00C93794">
          <w:rPr>
            <w:color w:val="0C0D14"/>
          </w:rPr>
          <w:t xml:space="preserve">given the short and long-range </w:t>
        </w:r>
        <w:r w:rsidR="006969A9">
          <w:rPr>
            <w:color w:val="0C0D14"/>
          </w:rPr>
          <w:t xml:space="preserve">cell-cell </w:t>
        </w:r>
        <w:r w:rsidR="00C93794">
          <w:rPr>
            <w:color w:val="0C0D14"/>
          </w:rPr>
          <w:t>signaling</w:t>
        </w:r>
        <w:r w:rsidR="006969A9">
          <w:rPr>
            <w:color w:val="0C0D14"/>
          </w:rPr>
          <w:t xml:space="preserve">, but it is an important quantitative </w:t>
        </w:r>
      </w:ins>
      <w:ins w:id="232" w:author="Sena, Giovanni" w:date="2023-05-31T17:21:00Z">
        <w:r w:rsidR="00232350">
          <w:rPr>
            <w:color w:val="0C0D14"/>
          </w:rPr>
          <w:t>visualization.</w:t>
        </w:r>
      </w:ins>
    </w:p>
    <w:p w14:paraId="201830D0"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5B155542" w14:textId="6B264F1F"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rPr>
          <w:color w:val="0C0D14"/>
        </w:rPr>
        <w:t xml:space="preserve">Overall, the presented data paint an original quantitative picture where the cell division dynamics in regenerating roots evolves faster than in intact roots, possibly revealing a developmental transition around </w:t>
      </w:r>
      <w:r w:rsidR="00891943">
        <w:rPr>
          <w:color w:val="0C0D14"/>
        </w:rPr>
        <w:t>24</w:t>
      </w:r>
      <w:r>
        <w:rPr>
          <w:color w:val="0C0D14"/>
        </w:rPr>
        <w:t xml:space="preserve"> h</w:t>
      </w:r>
      <w:r w:rsidR="00840C41">
        <w:rPr>
          <w:color w:val="0C0D14"/>
        </w:rPr>
        <w:t>ours</w:t>
      </w:r>
      <w:r>
        <w:rPr>
          <w:color w:val="0C0D14"/>
        </w:rPr>
        <w:t xml:space="preserve"> after the physical perturbation. Although this is only a first step towards a full quantitative characterisation of tissue regeneration, we believe that the focus on cell divisions is important to capture the complex dynamics driving tissue self-organization.</w:t>
      </w:r>
    </w:p>
    <w:p w14:paraId="5C749992"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0BECAF7E"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121538E3" w14:textId="77777777"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pPr>
      <w:bookmarkStart w:id="233" w:name="Methods"/>
      <w:r>
        <w:rPr>
          <w:b/>
        </w:rPr>
        <w:t>METHODS</w:t>
      </w:r>
      <w:bookmarkEnd w:id="233"/>
    </w:p>
    <w:p w14:paraId="53341436"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pPr>
    </w:p>
    <w:p w14:paraId="0FF83ADB" w14:textId="77777777"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pPr>
      <w:bookmarkStart w:id="234" w:name="Plant_material"/>
      <w:r>
        <w:rPr>
          <w:b/>
          <w:i/>
        </w:rPr>
        <w:t>Plant material</w:t>
      </w:r>
      <w:bookmarkEnd w:id="234"/>
    </w:p>
    <w:p w14:paraId="40F691DD" w14:textId="173621BF"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t>Mitotic events were visualized using an existing Arabidopsis transgenic line, expressing the cyclin-GFP protein</w:t>
      </w:r>
      <w:r w:rsidR="00557879">
        <w:t xml:space="preserve"> fusion</w:t>
      </w:r>
      <w:r>
        <w:t xml:space="preserve"> </w:t>
      </w:r>
      <w:r w:rsidRPr="00557879">
        <w:rPr>
          <w:iCs/>
        </w:rPr>
        <w:t>CYCB1;1::GFP</w:t>
      </w:r>
      <w:r>
        <w:t> {Reddy.2004}. Arabidopsis seeds were sterilized, stratified and stored at 4C before sowing on sterile room temperature rectangular plates prepared in sterile conditions with solid media consisting of 0.175% w/v Murashige and Skoog Basal Medium (MS) (Sigma-Aldrich, UK), 0.5% w/v Sucrose (Sigma-Aldrich, UK), 0.05% w/v MES hydrate</w:t>
      </w:r>
      <w:r w:rsidR="004C764D">
        <w:t xml:space="preserve"> </w:t>
      </w:r>
      <w:r>
        <w:t>(Sigma-Aldrich, UK), 0.8% w/v Agar, adjusted to pH 5.7 (KOH) which was sterilized by autoclaving. Plates were placed in vertical racks in a plant growth chamber with 120 μmol/m</w:t>
      </w:r>
      <w:r>
        <w:rPr>
          <w:sz w:val="14"/>
          <w:vertAlign w:val="superscript"/>
        </w:rPr>
        <w:t>2</w:t>
      </w:r>
      <w:r>
        <w:t xml:space="preserve">/s light intensity on a </w:t>
      </w:r>
      <w:r w:rsidR="00840C41">
        <w:t xml:space="preserve">16 hours light : 8 hours </w:t>
      </w:r>
      <w:r>
        <w:t xml:space="preserve">dark cycle and constant 23°C. </w:t>
      </w:r>
    </w:p>
    <w:p w14:paraId="54B02F95"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061E5BCC" w14:textId="77777777"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pPr>
      <w:bookmarkStart w:id="235" w:name="Microdissection"/>
      <w:r>
        <w:rPr>
          <w:b/>
          <w:i/>
        </w:rPr>
        <w:t>Microdissection</w:t>
      </w:r>
      <w:bookmarkEnd w:id="235"/>
    </w:p>
    <w:p w14:paraId="55B44D77" w14:textId="588632AD" w:rsidR="008C2E5D" w:rsidRDefault="009B6FD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t>Regenerating</w:t>
      </w:r>
      <w:r w:rsidR="008B5F7E">
        <w:t xml:space="preserve"> roots were manually excised using a 100 Sterican 27G needle tip (B Braun) under a Nikon SMZ1000 dissecting microscope, 180x magnification, following published procedures </w:t>
      </w:r>
      <w:r w:rsidR="008B5F7E" w:rsidRPr="00E57D76">
        <w:t>{Sena.</w:t>
      </w:r>
      <w:r w:rsidR="00E57D76" w:rsidRPr="00E57D76">
        <w:t>2009</w:t>
      </w:r>
      <w:r w:rsidR="008B5F7E" w:rsidRPr="00E57D76">
        <w:t>, Kral.</w:t>
      </w:r>
      <w:r w:rsidR="00E57D76" w:rsidRPr="00E57D76">
        <w:t>2016</w:t>
      </w:r>
      <w:r w:rsidR="008B5F7E" w:rsidRPr="00E57D76">
        <w:t>}.</w:t>
      </w:r>
      <w:r w:rsidR="008B5F7E">
        <w:t xml:space="preserve">  The excisions were mainly performed at about ~100</w:t>
      </w:r>
      <w:r w:rsidR="008E34B0">
        <w:t xml:space="preserve"> µ</w:t>
      </w:r>
      <w:r w:rsidR="008B5F7E">
        <w:t>m, with one root being excised at ~50</w:t>
      </w:r>
      <w:r w:rsidR="008E34B0">
        <w:t xml:space="preserve"> µ</w:t>
      </w:r>
      <w:r w:rsidR="008B5F7E">
        <w:t>m.</w:t>
      </w:r>
    </w:p>
    <w:p w14:paraId="010CBC74"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60A66908" w14:textId="77777777"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pPr>
      <w:bookmarkStart w:id="236" w:name="Mounting"/>
      <w:r>
        <w:rPr>
          <w:b/>
          <w:i/>
        </w:rPr>
        <w:t>Mounting</w:t>
      </w:r>
      <w:bookmarkEnd w:id="236"/>
    </w:p>
    <w:p w14:paraId="6B184F44" w14:textId="4751494D"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t xml:space="preserve">5 days </w:t>
      </w:r>
      <w:r w:rsidR="00840C41">
        <w:t>post-germination</w:t>
      </w:r>
      <w:r>
        <w:t xml:space="preserve">, plants were moved </w:t>
      </w:r>
      <w:r w:rsidR="00840C41">
        <w:t xml:space="preserve">and </w:t>
      </w:r>
      <w:r>
        <w:t xml:space="preserve">mounted in an imaging cuvette as previously described {Baesso.2018}. Briefly, roots were taken and placed on solid media plates with 5% w/v agar, (all other reagents were the same as the germination plates). </w:t>
      </w:r>
    </w:p>
    <w:p w14:paraId="1EA5D692" w14:textId="7C3FC311"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t xml:space="preserve"> Excised and control roots were then both mounted into the corner of an imaging cuvette (manufacturer) by flowing liquid media (0.04375%</w:t>
      </w:r>
      <w:r w:rsidR="008E34B0">
        <w:t xml:space="preserve"> </w:t>
      </w:r>
      <w:r>
        <w:t>w/v MS, 0.5% w/v Sucrose, 0.05%</w:t>
      </w:r>
      <w:r w:rsidR="008E34B0">
        <w:t xml:space="preserve"> </w:t>
      </w:r>
      <w:r>
        <w:t xml:space="preserve">w/v MES) and using capillary action to pull the root down the length of the cuvette with the hypocotyl and cotyledons above the top of the cuvette. The root was held in place with a sterile, heat-shrink </w:t>
      </w:r>
      <w:r w:rsidR="00840C41">
        <w:t>plastic-coated</w:t>
      </w:r>
      <w:r>
        <w:t xml:space="preserve"> pin, which was in turn held in place by 2</w:t>
      </w:r>
      <w:r w:rsidR="008E34B0">
        <w:t xml:space="preserve"> </w:t>
      </w:r>
      <w:r>
        <w:t>mm glass beads for 1/3 of the volume of the cuvette, followed by 1mm glass beads until 10</w:t>
      </w:r>
      <w:r w:rsidR="008E34B0">
        <w:t xml:space="preserve"> </w:t>
      </w:r>
      <w:r>
        <w:t>mm from the top of the cuvette. Liquid media was perfused into the chamber at ~1</w:t>
      </w:r>
      <w:r w:rsidR="008E34B0">
        <w:t xml:space="preserve"> </w:t>
      </w:r>
      <w:r>
        <w:t>mL/min through a custom cuvette top with a recessed corner for the cotyledons. A second cuvette with a glass coverslip top and two ~0.5</w:t>
      </w:r>
      <w:r w:rsidR="008E34B0">
        <w:t xml:space="preserve"> </w:t>
      </w:r>
      <w:r>
        <w:t>cm^2 gas</w:t>
      </w:r>
      <w:r w:rsidR="00840C41">
        <w:t>-</w:t>
      </w:r>
      <w:r>
        <w:t xml:space="preserve">exchange windows covered with </w:t>
      </w:r>
      <w:r w:rsidR="00840C41">
        <w:t>gas-permeable</w:t>
      </w:r>
      <w:r>
        <w:t xml:space="preserve"> sterile tape was placed over the top of the perfusion chamber, allowing for gas exchange and </w:t>
      </w:r>
      <w:r w:rsidR="00840C41">
        <w:t>broad-spectrum</w:t>
      </w:r>
      <w:r>
        <w:t xml:space="preserve"> incident light on the cotyledons. Media temperature was monitored using an infrared thermometer mounted on tubing before the perfusion chamber, and a multi-stage </w:t>
      </w:r>
      <w:r w:rsidR="00840C41">
        <w:t>heating</w:t>
      </w:r>
      <w:r>
        <w:t xml:space="preserve"> element was used to keep the media temperature at 23</w:t>
      </w:r>
      <w:r w:rsidR="008E34B0">
        <w:t xml:space="preserve"> </w:t>
      </w:r>
      <w:r w:rsidR="008E34B0">
        <w:rPr>
          <w:vertAlign w:val="superscript"/>
        </w:rPr>
        <w:t>o</w:t>
      </w:r>
      <w:r>
        <w:t>C. All tubing, media, glass beads, pins, perfusion tops and imaging cuvettes were autoclaved before use. Plastic imaging chamber tops were submerged in a bleach solution for 30</w:t>
      </w:r>
      <w:r w:rsidR="00840C41">
        <w:t xml:space="preserve"> </w:t>
      </w:r>
      <w:r>
        <w:t>s, before multiple rinses with autoclaved sterile water.</w:t>
      </w:r>
    </w:p>
    <w:p w14:paraId="5B25640C"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4246DF67" w14:textId="77777777" w:rsidR="004C764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rPr>
          <w:b/>
          <w:i/>
        </w:rPr>
      </w:pPr>
      <w:bookmarkStart w:id="237" w:name="Microscopy"/>
      <w:r>
        <w:rPr>
          <w:b/>
          <w:i/>
        </w:rPr>
        <w:t>Microscopy</w:t>
      </w:r>
      <w:bookmarkEnd w:id="237"/>
    </w:p>
    <w:p w14:paraId="6EB37163" w14:textId="63E61ADF"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pPr>
      <w:r>
        <w:t xml:space="preserve"> Imaging was done on a </w:t>
      </w:r>
      <w:r w:rsidR="007F7584">
        <w:t xml:space="preserve">previously described </w:t>
      </w:r>
      <w:r>
        <w:t xml:space="preserve">home-built </w:t>
      </w:r>
      <w:r w:rsidR="00840C41">
        <w:t>light-sheet</w:t>
      </w:r>
      <w:r>
        <w:t xml:space="preserve"> microscope</w:t>
      </w:r>
      <w:r w:rsidR="007F7584">
        <w:t xml:space="preserve"> </w:t>
      </w:r>
      <w:r>
        <w:t>{Baesso.2018}. The root was imaged through 60 planes every 15 minutes for up to 7 days. At each plane, 6 images were taken, and the plane of maximum focus was kept. Focusing was enhanced by automatically detecting the edge of the root at the beginning of every image set, moving the focus 30</w:t>
      </w:r>
      <w:r w:rsidR="008E34B0">
        <w:t xml:space="preserve"> µ</w:t>
      </w:r>
      <w:r>
        <w:t xml:space="preserve">m into the root from that plane, automatically detecting the plane of maximum focus, and </w:t>
      </w:r>
      <w:r w:rsidR="008E34B0">
        <w:t>moving</w:t>
      </w:r>
      <w:r>
        <w:t xml:space="preserve"> back 30</w:t>
      </w:r>
      <w:r w:rsidR="008E34B0">
        <w:t xml:space="preserve"> µ</w:t>
      </w:r>
      <w:r>
        <w:t xml:space="preserve">m from that point, such that the starting point for the autofocusing step would be at maximum focus in the </w:t>
      </w:r>
      <w:r w:rsidR="007F7584">
        <w:t>centre</w:t>
      </w:r>
      <w:r>
        <w:t xml:space="preserve"> of the root. The root tip is automatically tracked using custom </w:t>
      </w:r>
      <w:r w:rsidR="007F7584">
        <w:t>MATLAB</w:t>
      </w:r>
      <w:r>
        <w:t xml:space="preserve"> code {Baesso.2018}, which in turn will move the cuvette stage in x, y, and z to keep the root in focus and </w:t>
      </w:r>
      <w:r w:rsidR="008E34B0">
        <w:t>centred in</w:t>
      </w:r>
      <w:r>
        <w:t xml:space="preserve"> the field of view throughout the experiment. </w:t>
      </w:r>
      <w:r w:rsidR="004C764D">
        <w:t xml:space="preserve">Cell division events were segmented and tracked across time frames </w:t>
      </w:r>
      <w:r w:rsidR="007F7584">
        <w:t>using a previously described MATLAB code {Amarteifio.2021}.</w:t>
      </w:r>
    </w:p>
    <w:p w14:paraId="7511DB26" w14:textId="77777777" w:rsidR="008C2E5D" w:rsidRDefault="008C2E5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49112821" w14:textId="77777777"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pPr>
      <w:bookmarkStart w:id="238" w:name="Statistical_analysis"/>
      <w:r>
        <w:rPr>
          <w:b/>
          <w:i/>
        </w:rPr>
        <w:t>Statistical analysis</w:t>
      </w:r>
      <w:bookmarkEnd w:id="238"/>
    </w:p>
    <w:p w14:paraId="323D6669" w14:textId="5C668A92" w:rsidR="008C2E5D" w:rsidRDefault="008B5F7E"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t xml:space="preserve">When comparing two samples of measurements, </w:t>
      </w:r>
      <w:r w:rsidR="009B6FDE">
        <w:t xml:space="preserve">the Two Sample </w:t>
      </w:r>
      <w:r w:rsidR="008E34B0">
        <w:t>K</w:t>
      </w:r>
      <w:r w:rsidR="009B6FDE">
        <w:t>olmogorov-Smirnov test was used</w:t>
      </w:r>
      <w:r>
        <w:t>. Unless stated otherwise, all comparisons were performed assuming independence (unpaired test). All statistical tests were performed</w:t>
      </w:r>
      <w:r w:rsidR="001F7DA8">
        <w:t xml:space="preserve"> in python using the</w:t>
      </w:r>
      <w:r w:rsidR="009B6FDE">
        <w:t xml:space="preserve"> </w:t>
      </w:r>
      <w:r w:rsidR="009B6FDE" w:rsidRPr="5E3D6467">
        <w:rPr>
          <w:i/>
          <w:iCs/>
        </w:rPr>
        <w:t>scipy</w:t>
      </w:r>
      <w:r w:rsidR="009B6FDE">
        <w:t xml:space="preserve"> </w:t>
      </w:r>
      <w:del w:id="239" w:author="Todd Fallesen" w:date="2023-07-04T15:23:00Z">
        <w:r w:rsidR="009B6FDE" w:rsidDel="008461EE">
          <w:delText>stats</w:delText>
        </w:r>
      </w:del>
      <w:ins w:id="240" w:author="Todd Fallesen" w:date="2023-07-04T15:23:00Z">
        <w:r w:rsidR="008461EE">
          <w:t>statistics</w:t>
        </w:r>
      </w:ins>
      <w:r w:rsidR="009B6FDE">
        <w:t xml:space="preserve"> package. </w:t>
      </w:r>
      <w:r w:rsidR="007F7584">
        <w:t>The c</w:t>
      </w:r>
      <w:r w:rsidR="009B6FDE">
        <w:t xml:space="preserve">ode is available at </w:t>
      </w:r>
      <w:commentRangeStart w:id="241"/>
      <w:commentRangeStart w:id="242"/>
      <w:r w:rsidR="009B6FDE" w:rsidRPr="5E3D6467">
        <w:rPr>
          <w:highlight w:val="yellow"/>
        </w:rPr>
        <w:t>github.com/todd</w:t>
      </w:r>
      <w:ins w:id="243" w:author="Todd Fallesen [2]" w:date="2022-06-03T07:52:00Z">
        <w:r w:rsidR="00134142" w:rsidRPr="5E3D6467">
          <w:rPr>
            <w:highlight w:val="yellow"/>
          </w:rPr>
          <w:t>-</w:t>
        </w:r>
      </w:ins>
      <w:r w:rsidR="009B6FDE" w:rsidRPr="5E3D6467">
        <w:rPr>
          <w:highlight w:val="yellow"/>
        </w:rPr>
        <w:t>fallesen</w:t>
      </w:r>
      <w:commentRangeEnd w:id="241"/>
      <w:r>
        <w:rPr>
          <w:rStyle w:val="CommentReference"/>
        </w:rPr>
        <w:commentReference w:id="241"/>
      </w:r>
      <w:commentRangeEnd w:id="242"/>
      <w:r>
        <w:rPr>
          <w:rStyle w:val="CommentReference"/>
        </w:rPr>
        <w:commentReference w:id="242"/>
      </w:r>
      <w:r>
        <w:t>.</w:t>
      </w:r>
    </w:p>
    <w:p w14:paraId="5C8209AD" w14:textId="58FCAFCE" w:rsidR="00CA7DDC" w:rsidRDefault="00CA7DDC"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p w14:paraId="70F161DA" w14:textId="12FFAC76" w:rsidR="00CA7DDC" w:rsidRDefault="00CA7DDC"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rPr>
          <w:b/>
          <w:bCs/>
        </w:rPr>
      </w:pPr>
      <w:r>
        <w:rPr>
          <w:b/>
          <w:bCs/>
        </w:rPr>
        <w:t>REFERENCES</w:t>
      </w:r>
    </w:p>
    <w:p w14:paraId="7587F69E" w14:textId="70CE0338" w:rsidR="00CA7DDC" w:rsidRDefault="00CA7DDC"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r>
        <w:t>{bibliography}</w:t>
      </w:r>
    </w:p>
    <w:p w14:paraId="2A5E6046" w14:textId="01A02AAF" w:rsidR="00202B3D" w:rsidRDefault="00202B3D" w:rsidP="003B54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firstLine="142"/>
        <w:jc w:val="both"/>
      </w:pPr>
    </w:p>
    <w:sectPr w:rsidR="00202B3D">
      <w:headerReference w:type="default" r:id="rId25"/>
      <w:footerReference w:type="default" r:id="rId26"/>
      <w:endnotePr>
        <w:numFmt w:val="decimal"/>
      </w:endnotePr>
      <w:pgSz w:w="11900" w:h="16840"/>
      <w:pgMar w:top="1439" w:right="1439" w:bottom="1439" w:left="1439" w:header="599" w:footer="579" w:gutter="0"/>
      <w:pgNumType w:start="1"/>
      <w:cols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Sena, Giovanni" w:date="2023-05-31T15:54:00Z" w:initials="SG">
    <w:p w14:paraId="1DC8A015" w14:textId="77777777" w:rsidR="00BA2365" w:rsidRDefault="00BA2365" w:rsidP="00AE5E2B">
      <w:r>
        <w:rPr>
          <w:rStyle w:val="CommentReference"/>
        </w:rPr>
        <w:annotationRef/>
      </w:r>
      <w:r>
        <w:rPr>
          <w:color w:val="000000"/>
          <w:sz w:val="20"/>
        </w:rPr>
        <w:t>@Todd, can you please generate a short sequence of frames for this?</w:t>
      </w:r>
    </w:p>
  </w:comment>
  <w:comment w:id="48" w:author="Sena, Giovanni" w:date="2023-05-31T16:11:00Z" w:initials="SG">
    <w:p w14:paraId="05F123B5" w14:textId="77777777" w:rsidR="00360E2D" w:rsidRDefault="00EB32F1" w:rsidP="00947F11">
      <w:r>
        <w:rPr>
          <w:rStyle w:val="CommentReference"/>
        </w:rPr>
        <w:annotationRef/>
      </w:r>
      <w:r w:rsidR="00360E2D">
        <w:rPr>
          <w:sz w:val="20"/>
        </w:rPr>
        <w:t xml:space="preserve">This is the latest version generated by Todd. </w:t>
      </w:r>
      <w:r w:rsidR="00360E2D">
        <w:rPr>
          <w:sz w:val="20"/>
        </w:rPr>
        <w:cr/>
      </w:r>
      <w:r w:rsidR="00360E2D">
        <w:rPr>
          <w:sz w:val="20"/>
        </w:rPr>
        <w:cr/>
        <w:t>The histograms show our data, and the curves show Poisson distributions with lambda = 11 (yellow) and 13 (blu).</w:t>
      </w:r>
      <w:r w:rsidR="00360E2D">
        <w:rPr>
          <w:sz w:val="20"/>
        </w:rPr>
        <w:cr/>
      </w:r>
      <w:r w:rsidR="00360E2D">
        <w:rPr>
          <w:sz w:val="20"/>
        </w:rPr>
        <w:cr/>
        <w:t>The argument goes that the experimental distribution is very different from a Poisson with same height, suggesting that the bursts are somehow correlated and not just random independent events.</w:t>
      </w:r>
      <w:r w:rsidR="00360E2D">
        <w:rPr>
          <w:sz w:val="20"/>
        </w:rPr>
        <w:cr/>
      </w:r>
      <w:r w:rsidR="00360E2D">
        <w:rPr>
          <w:sz w:val="20"/>
        </w:rPr>
        <w:cr/>
      </w:r>
      <w:r w:rsidR="00360E2D">
        <w:rPr>
          <w:b/>
          <w:bCs/>
          <w:sz w:val="20"/>
        </w:rPr>
        <w:t>@Todd:</w:t>
      </w:r>
      <w:r w:rsidR="00360E2D">
        <w:rPr>
          <w:sz w:val="20"/>
        </w:rPr>
        <w:t xml:space="preserve"> </w:t>
      </w:r>
      <w:r w:rsidR="00360E2D">
        <w:rPr>
          <w:sz w:val="20"/>
        </w:rPr>
        <w:cr/>
        <w:t>(1) you could simplify the Poisson distributions by removing the “x” points. Smooth lines will do.</w:t>
      </w:r>
    </w:p>
    <w:p w14:paraId="0EF38091" w14:textId="77777777" w:rsidR="00360E2D" w:rsidRDefault="00360E2D" w:rsidP="00947F11"/>
    <w:p w14:paraId="2E97FBCA" w14:textId="77777777" w:rsidR="00360E2D" w:rsidRDefault="00360E2D" w:rsidP="00947F11">
      <w:r>
        <w:rPr>
          <w:sz w:val="20"/>
        </w:rPr>
        <w:t>(2) best to return to orange (Intact), blu (Regenerating) color scheme, to match Fig 4. Both for histograms and Poisson lines.</w:t>
      </w:r>
    </w:p>
    <w:p w14:paraId="17A3484E" w14:textId="77777777" w:rsidR="00360E2D" w:rsidRDefault="00360E2D" w:rsidP="00947F11"/>
    <w:p w14:paraId="713CC5D6" w14:textId="77777777" w:rsidR="00360E2D" w:rsidRDefault="00360E2D" w:rsidP="00947F11">
      <w:r>
        <w:rPr>
          <w:sz w:val="20"/>
        </w:rPr>
        <w:t>(3) the legend is confusing. Perhaps change to:</w:t>
      </w:r>
      <w:r>
        <w:rPr>
          <w:sz w:val="20"/>
        </w:rPr>
        <w:cr/>
        <w:t>- orange square = “data, intact roots”</w:t>
      </w:r>
      <w:r>
        <w:rPr>
          <w:sz w:val="20"/>
        </w:rPr>
        <w:cr/>
        <w:t>- blu square = “data, regenerating root”</w:t>
      </w:r>
      <w:r>
        <w:rPr>
          <w:sz w:val="20"/>
        </w:rPr>
        <w:cr/>
        <w:t>- orange line = “Poisson with max at 11”</w:t>
      </w:r>
      <w:r>
        <w:rPr>
          <w:sz w:val="20"/>
        </w:rPr>
        <w:cr/>
        <w:t>- blu line = “Poisson with max at 13”</w:t>
      </w:r>
      <w:r>
        <w:rPr>
          <w:sz w:val="20"/>
        </w:rPr>
        <w:cr/>
      </w:r>
      <w:r>
        <w:rPr>
          <w:sz w:val="20"/>
        </w:rPr>
        <w:cr/>
        <w:t>(4) can you change the transparency of the histogram colors, to match Fig. 4 ?</w:t>
      </w:r>
      <w:r>
        <w:rPr>
          <w:sz w:val="20"/>
        </w:rPr>
        <w:cr/>
      </w:r>
    </w:p>
  </w:comment>
  <w:comment w:id="67" w:author="Jensen, Henrik J" w:date="2022-10-18T11:13:00Z" w:initials="JJ">
    <w:p w14:paraId="188252A0" w14:textId="67995F43" w:rsidR="2A39000D" w:rsidRDefault="2A39000D">
      <w:pPr>
        <w:pStyle w:val="CommentText"/>
      </w:pPr>
      <w:r>
        <w:t>What do the blue and orange curves in Fig. 4 represent?</w:t>
      </w:r>
      <w:r>
        <w:rPr>
          <w:rStyle w:val="CommentReference"/>
        </w:rPr>
        <w:annotationRef/>
      </w:r>
    </w:p>
  </w:comment>
  <w:comment w:id="68" w:author="todd.fallesen" w:date="2022-10-26T21:49:00Z" w:initials="to">
    <w:p w14:paraId="7D8896FA" w14:textId="68E2C875" w:rsidR="5E3D6467" w:rsidRDefault="5E3D6467">
      <w:pPr>
        <w:pStyle w:val="CommentText"/>
      </w:pPr>
      <w:r>
        <w:t>The orange is the intact roots, the blue is regenerating roots.  The curves themselves are a kernel density estimation to the underlying data.</w:t>
      </w:r>
      <w:r>
        <w:rPr>
          <w:rStyle w:val="CommentReference"/>
        </w:rPr>
        <w:annotationRef/>
      </w:r>
    </w:p>
  </w:comment>
  <w:comment w:id="144" w:author="Sena, Giovanni" w:date="2022-09-23T10:36:00Z" w:initials="SG">
    <w:p w14:paraId="14EDC386" w14:textId="77777777" w:rsidR="00EB1773" w:rsidRDefault="00084961" w:rsidP="00BD01B6">
      <w:r>
        <w:rPr>
          <w:rStyle w:val="CommentReference"/>
        </w:rPr>
        <w:annotationRef/>
      </w:r>
      <w:r w:rsidR="00EB1773">
        <w:rPr>
          <w:sz w:val="20"/>
        </w:rPr>
        <w:t xml:space="preserve">We concluded that showing the actual distributions (histograms) of pairwise distances is better than box-plots (previous Fig6). </w:t>
      </w:r>
    </w:p>
    <w:p w14:paraId="0072B7E3" w14:textId="77777777" w:rsidR="00EB1773" w:rsidRDefault="00EB1773" w:rsidP="00BD01B6"/>
    <w:p w14:paraId="4C052886" w14:textId="77777777" w:rsidR="00EB1773" w:rsidRDefault="00EB1773" w:rsidP="00BD01B6">
      <w:r>
        <w:rPr>
          <w:sz w:val="20"/>
        </w:rPr>
        <w:t>Also, Henrik suggested to add compared the experimental histograms with corresponding Poisson distributions for uncorrelated events. (Current Fig6)</w:t>
      </w:r>
    </w:p>
    <w:p w14:paraId="0D9084E8" w14:textId="77777777" w:rsidR="00EB1773" w:rsidRDefault="00EB1773" w:rsidP="00BD01B6"/>
  </w:comment>
  <w:comment w:id="145" w:author="todd.fallesen" w:date="2022-10-26T22:33:00Z" w:initials="to">
    <w:p w14:paraId="4A74C76D" w14:textId="44049C61" w:rsidR="5E3D6467" w:rsidRDefault="5E3D6467">
      <w:pPr>
        <w:pStyle w:val="CommentText"/>
      </w:pPr>
      <w:r>
        <w:t>The poisson distribution is added to panel A</w:t>
      </w:r>
      <w:r>
        <w:rPr>
          <w:rStyle w:val="CommentReference"/>
        </w:rPr>
        <w:annotationRef/>
      </w:r>
    </w:p>
    <w:p w14:paraId="3E1C5B13" w14:textId="155A1ADF" w:rsidR="5E3D6467" w:rsidRDefault="5E3D6467">
      <w:pPr>
        <w:pStyle w:val="CommentText"/>
      </w:pPr>
    </w:p>
  </w:comment>
  <w:comment w:id="148" w:author="Sena, Giovanni" w:date="2022-09-23T10:57:00Z" w:initials="SG">
    <w:p w14:paraId="381004B2" w14:textId="29A44EF0" w:rsidR="004A7D1A" w:rsidRDefault="004A7D1A" w:rsidP="00E73ED8">
      <w:r>
        <w:rPr>
          <w:rStyle w:val="CommentReference"/>
        </w:rPr>
        <w:annotationRef/>
      </w:r>
      <w:r>
        <w:rPr>
          <w:sz w:val="20"/>
        </w:rPr>
        <w:fldChar w:fldCharType="begin"/>
      </w:r>
      <w:r>
        <w:rPr>
          <w:sz w:val="20"/>
        </w:rPr>
        <w:instrText xml:space="preserve"> HYPERLINK "mailto:hjjens@ic.ac.uk" </w:instrText>
      </w:r>
      <w:bookmarkStart w:id="151" w:name="_@_E962E6A1F754E3429E079B86828D35FDZ"/>
      <w:r>
        <w:rPr>
          <w:sz w:val="20"/>
        </w:rPr>
        <w:fldChar w:fldCharType="separate"/>
      </w:r>
      <w:bookmarkEnd w:id="151"/>
      <w:r w:rsidRPr="004A7D1A">
        <w:rPr>
          <w:rStyle w:val="Mention"/>
          <w:noProof/>
          <w:sz w:val="20"/>
        </w:rPr>
        <w:t>@Jensen, Henrik J</w:t>
      </w:r>
      <w:r>
        <w:rPr>
          <w:sz w:val="20"/>
        </w:rPr>
        <w:fldChar w:fldCharType="end"/>
      </w:r>
      <w:r>
        <w:rPr>
          <w:sz w:val="20"/>
        </w:rPr>
        <w:t xml:space="preserve"> Can you give it a go, please? Is there a way (stat test?) to make an objective comparison between the experimental distribution and the corresponding Poisson analytical function, to show they are indeed different? It would be much better than just saying “they look different”….</w:t>
      </w:r>
    </w:p>
  </w:comment>
  <w:comment w:id="149" w:author="Jensen, Henrik J" w:date="2022-10-18T11:20:00Z" w:initials="JJ">
    <w:p w14:paraId="43B035C0" w14:textId="0E41AE22" w:rsidR="2A39000D" w:rsidRDefault="2A39000D">
      <w:pPr>
        <w:pStyle w:val="CommentText"/>
      </w:pPr>
      <w:r>
        <w:t>The simplest way to quantify the deviation from Poisson statistics is to compute the so-called  index of dispersion. This is the ration between the mean and the variance. For a Poisson this ration is equal to 1.</w:t>
      </w:r>
      <w:r>
        <w:rPr>
          <w:rStyle w:val="CommentReference"/>
        </w:rPr>
        <w:annotationRef/>
      </w:r>
    </w:p>
  </w:comment>
  <w:comment w:id="153" w:author="Sena, Giovanni" w:date="2023-05-31T17:17:00Z" w:initials="SG">
    <w:p w14:paraId="27716EBB" w14:textId="03908C86" w:rsidR="003D530E" w:rsidRDefault="003D530E" w:rsidP="009C0F1D">
      <w:pPr>
        <w:rPr>
          <w:color w:val="000000"/>
          <w:sz w:val="20"/>
        </w:rPr>
      </w:pPr>
      <w:r>
        <w:rPr>
          <w:rStyle w:val="CommentReference"/>
        </w:rPr>
        <w:annotationRef/>
      </w:r>
      <w:r>
        <w:rPr>
          <w:color w:val="000000"/>
          <w:sz w:val="20"/>
        </w:rPr>
        <w:t>Is this OK?</w:t>
      </w:r>
    </w:p>
    <w:p w14:paraId="5B6BAF8B" w14:textId="77777777" w:rsidR="00BB0246" w:rsidRDefault="00BB0246" w:rsidP="009C0F1D"/>
  </w:comment>
  <w:comment w:id="154" w:author="Todd Fallesen" w:date="2023-07-04T15:20:00Z" w:initials="TF">
    <w:p w14:paraId="21007503" w14:textId="0B2C0B06" w:rsidR="00BB0246" w:rsidRDefault="00BB0246">
      <w:pPr>
        <w:pStyle w:val="CommentText"/>
      </w:pPr>
      <w:r>
        <w:rPr>
          <w:rStyle w:val="CommentReference"/>
        </w:rPr>
        <w:annotationRef/>
      </w:r>
      <w:r>
        <w:t xml:space="preserve">No, this isn’t the current figure 6. I’m now adding in the current figure 6. </w:t>
      </w:r>
    </w:p>
  </w:comment>
  <w:comment w:id="191" w:author="Sena, Giovanni" w:date="2022-09-23T11:06:00Z" w:initials="SG">
    <w:p w14:paraId="08569B26" w14:textId="5C627C02" w:rsidR="003E48E8" w:rsidRDefault="003E48E8" w:rsidP="00B44102">
      <w:r>
        <w:rPr>
          <w:rStyle w:val="CommentReference"/>
        </w:rPr>
        <w:annotationRef/>
      </w:r>
      <w:r>
        <w:rPr>
          <w:sz w:val="20"/>
        </w:rPr>
        <w:t>This is the latest version from Todd, with histograms for experimental data and continuous lines for fits and Poisson distributions.</w:t>
      </w:r>
    </w:p>
    <w:p w14:paraId="7D8AB7A6" w14:textId="77777777" w:rsidR="003E48E8" w:rsidRDefault="003E48E8" w:rsidP="00B44102"/>
    <w:p w14:paraId="4DB45A02" w14:textId="77777777" w:rsidR="003E48E8" w:rsidRDefault="003E48E8" w:rsidP="00B44102">
      <w:r>
        <w:rPr>
          <w:b/>
          <w:bCs/>
          <w:sz w:val="20"/>
        </w:rPr>
        <w:t xml:space="preserve">@Todd. </w:t>
      </w:r>
      <w:r>
        <w:rPr>
          <w:sz w:val="20"/>
        </w:rPr>
        <w:t>Can you please confirm/solve the following:</w:t>
      </w:r>
    </w:p>
    <w:p w14:paraId="1AEDDE90" w14:textId="77777777" w:rsidR="003E48E8" w:rsidRDefault="003E48E8" w:rsidP="00B44102"/>
    <w:p w14:paraId="327FFA01" w14:textId="77777777" w:rsidR="003E48E8" w:rsidRDefault="003E48E8" w:rsidP="00B44102">
      <w:r>
        <w:rPr>
          <w:sz w:val="20"/>
        </w:rPr>
        <w:t>1. Are the smooth lines (without dots) a fit of the experimental histograms on the same colour (like you did in Fig 2?)</w:t>
      </w:r>
    </w:p>
    <w:p w14:paraId="72A6BAF9" w14:textId="77777777" w:rsidR="003E48E8" w:rsidRDefault="003E48E8" w:rsidP="00B44102"/>
    <w:p w14:paraId="015FCEA8" w14:textId="77777777" w:rsidR="003E48E8" w:rsidRDefault="003E48E8" w:rsidP="00B44102">
      <w:r>
        <w:rPr>
          <w:sz w:val="20"/>
        </w:rPr>
        <w:t>2. If all these curves are normalised, how can the Poisson be so high compared to the exp histograms, given the fact the width is very similar for all?</w:t>
      </w:r>
    </w:p>
    <w:p w14:paraId="5387C198" w14:textId="77777777" w:rsidR="003E48E8" w:rsidRDefault="003E48E8" w:rsidP="00B44102"/>
    <w:p w14:paraId="7C242DE5" w14:textId="77777777" w:rsidR="003E48E8" w:rsidRDefault="003E48E8" w:rsidP="00B44102">
      <w:r>
        <w:rPr>
          <w:sz w:val="20"/>
        </w:rPr>
        <w:t>3. Once you confirmed #2, please generate the Poissons in ALL panels, for both regenerating and intact roots</w:t>
      </w:r>
    </w:p>
  </w:comment>
  <w:comment w:id="192" w:author="Sena, Giovanni" w:date="2022-12-16T10:47:00Z" w:initials="SG">
    <w:p w14:paraId="5B4C3699" w14:textId="77777777" w:rsidR="00773597" w:rsidRDefault="00773597" w:rsidP="00110A79">
      <w:r>
        <w:rPr>
          <w:rStyle w:val="CommentReference"/>
        </w:rPr>
        <w:annotationRef/>
      </w:r>
      <w:r>
        <w:rPr>
          <w:sz w:val="20"/>
        </w:rPr>
        <w:t>we use 6A without the large blue curve</w:t>
      </w:r>
    </w:p>
  </w:comment>
  <w:comment w:id="193" w:author="Jensen, Henrik J" w:date="2022-10-18T11:21:00Z" w:initials="JJ">
    <w:p w14:paraId="09BFBCEE" w14:textId="13541846" w:rsidR="2A39000D" w:rsidRDefault="2A39000D">
      <w:pPr>
        <w:pStyle w:val="CommentText"/>
      </w:pPr>
      <w:r>
        <w:t>What is the narrow tall blue peak in panel A?</w:t>
      </w:r>
      <w:r>
        <w:rPr>
          <w:rStyle w:val="CommentReference"/>
        </w:rPr>
        <w:annotationRef/>
      </w:r>
    </w:p>
  </w:comment>
  <w:comment w:id="194" w:author="todd.fallesen" w:date="2022-10-26T22:32:00Z" w:initials="to">
    <w:p w14:paraId="73AE2405" w14:textId="2DB48A16" w:rsidR="5E3D6467" w:rsidRDefault="5E3D6467">
      <w:pPr>
        <w:pStyle w:val="CommentText"/>
      </w:pPr>
      <w:r>
        <w:t>The blue line in panel A is the poisson distribution for this</w:t>
      </w:r>
      <w:r>
        <w:rPr>
          <w:rStyle w:val="CommentReference"/>
        </w:rPr>
        <w:annotationRef/>
      </w:r>
    </w:p>
  </w:comment>
  <w:comment w:id="195" w:author="Sena, Giovanni" w:date="2023-05-31T17:09:00Z" w:initials="SG">
    <w:p w14:paraId="0C1C2191" w14:textId="77777777" w:rsidR="009F5FC0" w:rsidRDefault="007D43AB" w:rsidP="00257A45">
      <w:r>
        <w:rPr>
          <w:rStyle w:val="CommentReference"/>
        </w:rPr>
        <w:annotationRef/>
      </w:r>
      <w:r w:rsidR="009F5FC0">
        <w:rPr>
          <w:sz w:val="20"/>
        </w:rPr>
        <w:t xml:space="preserve">@ Todd: </w:t>
      </w:r>
    </w:p>
    <w:p w14:paraId="2E4065D5" w14:textId="77777777" w:rsidR="009F5FC0" w:rsidRDefault="009F5FC0" w:rsidP="00257A45">
      <w:r>
        <w:rPr>
          <w:sz w:val="20"/>
        </w:rPr>
        <w:t>please check that this description is correct</w:t>
      </w:r>
    </w:p>
    <w:p w14:paraId="778F7205" w14:textId="77777777" w:rsidR="009F5FC0" w:rsidRDefault="009F5FC0" w:rsidP="00257A45"/>
    <w:p w14:paraId="55161B42" w14:textId="77777777" w:rsidR="009F5FC0" w:rsidRDefault="009F5FC0" w:rsidP="00257A45"/>
    <w:p w14:paraId="5000DB03" w14:textId="77777777" w:rsidR="009F5FC0" w:rsidRDefault="009F5FC0" w:rsidP="00257A45"/>
  </w:comment>
  <w:comment w:id="241" w:author="Sena, Giovanni" w:date="2022-09-23T10:16:00Z" w:initials="SG">
    <w:p w14:paraId="4B9A64B0" w14:textId="17D27F15" w:rsidR="00C761EE" w:rsidRDefault="00C761EE" w:rsidP="00F11157">
      <w:r>
        <w:rPr>
          <w:rStyle w:val="CommentReference"/>
        </w:rPr>
        <w:annotationRef/>
      </w:r>
      <w:r>
        <w:rPr>
          <w:sz w:val="20"/>
        </w:rPr>
        <w:t>To check/modify</w:t>
      </w:r>
    </w:p>
  </w:comment>
  <w:comment w:id="242" w:author="todd.fallesen" w:date="2022-10-26T21:57:00Z" w:initials="to">
    <w:p w14:paraId="2C193DE4" w14:textId="6A678511" w:rsidR="5E3D6467" w:rsidRDefault="5E3D6467">
      <w:pPr>
        <w:pStyle w:val="CommentText"/>
      </w:pPr>
      <w:r>
        <w:t>That is my repo, but Imperial might have an enterprise location they want code to.  The Crick does, so maybe Imperial does as well.</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C8A015" w15:done="0"/>
  <w15:commentEx w15:paraId="713CC5D6" w15:done="0"/>
  <w15:commentEx w15:paraId="188252A0" w15:done="1"/>
  <w15:commentEx w15:paraId="7D8896FA" w15:paraIdParent="188252A0" w15:done="1"/>
  <w15:commentEx w15:paraId="0D9084E8" w15:done="1"/>
  <w15:commentEx w15:paraId="3E1C5B13" w15:paraIdParent="0D9084E8" w15:done="1"/>
  <w15:commentEx w15:paraId="381004B2" w15:done="1"/>
  <w15:commentEx w15:paraId="43B035C0" w15:paraIdParent="381004B2" w15:done="1"/>
  <w15:commentEx w15:paraId="5B6BAF8B" w15:done="0"/>
  <w15:commentEx w15:paraId="21007503" w15:paraIdParent="5B6BAF8B" w15:done="0"/>
  <w15:commentEx w15:paraId="7C242DE5" w15:done="1"/>
  <w15:commentEx w15:paraId="5B4C3699" w15:paraIdParent="7C242DE5" w15:done="1"/>
  <w15:commentEx w15:paraId="09BFBCEE" w15:done="1"/>
  <w15:commentEx w15:paraId="73AE2405" w15:paraIdParent="09BFBCEE" w15:done="1"/>
  <w15:commentEx w15:paraId="5000DB03" w15:done="0"/>
  <w15:commentEx w15:paraId="4B9A64B0" w15:done="0"/>
  <w15:commentEx w15:paraId="2C193DE4" w15:paraIdParent="4B9A64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1EC43" w16cex:dateUtc="2023-05-31T14:54:00Z"/>
  <w16cex:commentExtensible w16cex:durableId="2821F026" w16cex:dateUtc="2023-05-31T15:11:00Z"/>
  <w16cex:commentExtensible w16cex:durableId="2448071B" w16cex:dateUtc="2022-10-18T10:13:00Z"/>
  <w16cex:commentExtensible w16cex:durableId="2F8958D2" w16cex:dateUtc="2022-10-26T20:49:00Z"/>
  <w16cex:commentExtensible w16cex:durableId="26D80ABD" w16cex:dateUtc="2022-09-23T09:36:00Z"/>
  <w16cex:commentExtensible w16cex:durableId="7D0CB512" w16cex:dateUtc="2022-10-26T21:33:00Z"/>
  <w16cex:commentExtensible w16cex:durableId="26D80F9B" w16cex:dateUtc="2022-09-23T09:57:00Z"/>
  <w16cex:commentExtensible w16cex:durableId="2D095C3E" w16cex:dateUtc="2022-10-18T10:20:00Z"/>
  <w16cex:commentExtensible w16cex:durableId="2821FFBD" w16cex:dateUtc="2023-05-31T16:17:00Z"/>
  <w16cex:commentExtensible w16cex:durableId="26D811CD" w16cex:dateUtc="2022-09-23T10:06:00Z"/>
  <w16cex:commentExtensible w16cex:durableId="2746CB24" w16cex:dateUtc="2022-12-16T10:47:00Z"/>
  <w16cex:commentExtensible w16cex:durableId="641D6767" w16cex:dateUtc="2022-10-18T10:21:00Z"/>
  <w16cex:commentExtensible w16cex:durableId="54AB5A5E" w16cex:dateUtc="2022-10-26T21:32:00Z"/>
  <w16cex:commentExtensible w16cex:durableId="2821FDE6" w16cex:dateUtc="2023-05-31T16:09:00Z"/>
  <w16cex:commentExtensible w16cex:durableId="26D80607" w16cex:dateUtc="2022-09-23T09:16:00Z"/>
  <w16cex:commentExtensible w16cex:durableId="4EBB501A" w16cex:dateUtc="2022-10-26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8A015" w16cid:durableId="2821EC43"/>
  <w16cid:commentId w16cid:paraId="713CC5D6" w16cid:durableId="2821F026"/>
  <w16cid:commentId w16cid:paraId="188252A0" w16cid:durableId="2448071B"/>
  <w16cid:commentId w16cid:paraId="7D8896FA" w16cid:durableId="2F8958D2"/>
  <w16cid:commentId w16cid:paraId="0D9084E8" w16cid:durableId="26D80ABD"/>
  <w16cid:commentId w16cid:paraId="3E1C5B13" w16cid:durableId="7D0CB512"/>
  <w16cid:commentId w16cid:paraId="381004B2" w16cid:durableId="26D80F9B"/>
  <w16cid:commentId w16cid:paraId="43B035C0" w16cid:durableId="2D095C3E"/>
  <w16cid:commentId w16cid:paraId="27716EBB" w16cid:durableId="2821FFBD"/>
  <w16cid:commentId w16cid:paraId="7C242DE5" w16cid:durableId="26D811CD"/>
  <w16cid:commentId w16cid:paraId="5B4C3699" w16cid:durableId="2746CB24"/>
  <w16cid:commentId w16cid:paraId="09BFBCEE" w16cid:durableId="641D6767"/>
  <w16cid:commentId w16cid:paraId="73AE2405" w16cid:durableId="54AB5A5E"/>
  <w16cid:commentId w16cid:paraId="5000DB03" w16cid:durableId="2821FDE6"/>
  <w16cid:commentId w16cid:paraId="4B9A64B0" w16cid:durableId="26D80607"/>
  <w16cid:commentId w16cid:paraId="2C193DE4" w16cid:durableId="4EBB501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7F861" w14:textId="77777777" w:rsidR="00DF2952" w:rsidRDefault="00DF2952">
      <w:r>
        <w:separator/>
      </w:r>
    </w:p>
  </w:endnote>
  <w:endnote w:type="continuationSeparator" w:id="0">
    <w:p w14:paraId="6894BC0E" w14:textId="77777777" w:rsidR="00DF2952" w:rsidRDefault="00DF2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ochin">
    <w:altName w:val="Trebuchet MS"/>
    <w:charset w:val="00"/>
    <w:family w:val="auto"/>
    <w:pitch w:val="variable"/>
    <w:sig w:usb0="800002FF" w:usb1="4000004A" w:usb2="00000000" w:usb3="00000000" w:csb0="0000000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8F996" w14:textId="53878CCA" w:rsidR="008C2E5D" w:rsidRDefault="008B5F7E">
    <w:pPr>
      <w:jc w:val="center"/>
      <w:rPr>
        <w:rFonts w:ascii="Helvetica" w:hAnsi="Helvetica" w:cs="Helvetica"/>
        <w:sz w:val="24"/>
      </w:rPr>
    </w:pPr>
    <w:r>
      <w:rPr>
        <w:rFonts w:ascii="Helvetica" w:hAnsi="Helvetica" w:cs="Helvetica"/>
        <w:sz w:val="24"/>
      </w:rPr>
      <w:fldChar w:fldCharType="begin"/>
    </w:r>
    <w:r>
      <w:rPr>
        <w:rFonts w:ascii="Helvetica" w:hAnsi="Helvetica" w:cs="Helvetica"/>
        <w:sz w:val="24"/>
      </w:rPr>
      <w:instrText>PAGE \* MERGEFORMAT</w:instrText>
    </w:r>
    <w:r>
      <w:rPr>
        <w:rFonts w:ascii="Helvetica" w:hAnsi="Helvetica" w:cs="Helvetica"/>
        <w:sz w:val="24"/>
      </w:rPr>
      <w:fldChar w:fldCharType="separate"/>
    </w:r>
    <w:r w:rsidR="007B105B">
      <w:rPr>
        <w:rFonts w:ascii="Helvetica" w:hAnsi="Helvetica" w:cs="Helvetica"/>
        <w:noProof/>
        <w:sz w:val="24"/>
      </w:rPr>
      <w:t>3</w:t>
    </w:r>
    <w:r>
      <w:rPr>
        <w:rFonts w:ascii="Helvetica" w:hAnsi="Helvetica" w:cs="Helvetica"/>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E6095F" w14:textId="77777777" w:rsidR="00DF2952" w:rsidRDefault="00DF2952">
      <w:r>
        <w:separator/>
      </w:r>
    </w:p>
  </w:footnote>
  <w:footnote w:type="continuationSeparator" w:id="0">
    <w:p w14:paraId="4F4068F4" w14:textId="77777777" w:rsidR="00DF2952" w:rsidRDefault="00DF2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2A2B7" w14:textId="77777777" w:rsidR="00CA799D" w:rsidRDefault="008B5F7E">
    <w:r>
      <w:c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59F13E4B"/>
    <w:multiLevelType w:val="hybridMultilevel"/>
    <w:tmpl w:val="2CA893B4"/>
    <w:lvl w:ilvl="0" w:tplc="FFFFFFFF">
      <w:start w:val="1"/>
      <w:numFmt w:val="bullet"/>
      <w:lvlText w:val="▫"/>
      <w:lvlJc w:val="left"/>
      <w:pPr>
        <w:ind w:left="720" w:hanging="360"/>
      </w:pPr>
    </w:lvl>
    <w:lvl w:ilvl="1" w:tplc="00000001">
      <w:start w:val="1"/>
      <w:numFmt w:val="bullet"/>
      <w:lvlText w:val="▫"/>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5EAB06C4"/>
    <w:multiLevelType w:val="hybridMultilevel"/>
    <w:tmpl w:val="0882A498"/>
    <w:lvl w:ilvl="0" w:tplc="64C0706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BB68D1"/>
    <w:multiLevelType w:val="hybridMultilevel"/>
    <w:tmpl w:val="D9F40F14"/>
    <w:lvl w:ilvl="0" w:tplc="FFFFFFFF">
      <w:start w:val="1"/>
      <w:numFmt w:val="bullet"/>
      <w:lvlText w:val="▫"/>
      <w:lvlJc w:val="left"/>
      <w:pPr>
        <w:ind w:left="720" w:hanging="360"/>
      </w:pPr>
    </w:lvl>
    <w:lvl w:ilvl="1" w:tplc="00000065">
      <w:start w:val="1"/>
      <w:numFmt w:val="bullet"/>
      <w:lvlText w:val="⁃"/>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7FB35B1C"/>
    <w:multiLevelType w:val="hybridMultilevel"/>
    <w:tmpl w:val="25384350"/>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7"/>
  </w:num>
  <w:num w:numId="6">
    <w:abstractNumId w:val="4"/>
  </w:num>
  <w:num w:numId="7">
    <w:abstractNumId w:val="6"/>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odd Fallesen">
    <w15:presenceInfo w15:providerId="AD" w15:userId="S-1-5-21-1354574967-2576789755-1687816179-4181"/>
  </w15:person>
  <w15:person w15:author="Sena, Giovanni">
    <w15:presenceInfo w15:providerId="AD" w15:userId="S::gsena@ic.ac.uk::3d90d1f6-3fc4-4e68-9f42-5884a9c36693"/>
  </w15:person>
  <w15:person w15:author="Jensen, Henrik J">
    <w15:presenceInfo w15:providerId="AD" w15:userId="S::hjjens@ic.ac.uk::54ab222a-e518-4674-b52c-94921a1e32ee"/>
  </w15:person>
  <w15:person w15:author="todd.fallesen">
    <w15:presenceInfo w15:providerId="AD" w15:userId="S::todd.fallesen_gmail.com#ext#@imperiallondon.onmicrosoft.com::52141fdb-d188-4d63-ae4f-a87df083455d"/>
  </w15:person>
  <w15:person w15:author="Todd Fallesen [2]">
    <w15:presenceInfo w15:providerId="Windows Live" w15:userId="707a4bfe8f669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E5D"/>
    <w:rsid w:val="00003640"/>
    <w:rsid w:val="00007F6A"/>
    <w:rsid w:val="000258A2"/>
    <w:rsid w:val="00046DB6"/>
    <w:rsid w:val="000845F9"/>
    <w:rsid w:val="00084961"/>
    <w:rsid w:val="000854B2"/>
    <w:rsid w:val="00087220"/>
    <w:rsid w:val="000952BA"/>
    <w:rsid w:val="000A4621"/>
    <w:rsid w:val="000B2F36"/>
    <w:rsid w:val="000C5E10"/>
    <w:rsid w:val="000D441A"/>
    <w:rsid w:val="000D771D"/>
    <w:rsid w:val="000F6054"/>
    <w:rsid w:val="001021DA"/>
    <w:rsid w:val="0010614F"/>
    <w:rsid w:val="0012661A"/>
    <w:rsid w:val="00134142"/>
    <w:rsid w:val="00134AD3"/>
    <w:rsid w:val="00142BAD"/>
    <w:rsid w:val="001548C7"/>
    <w:rsid w:val="00166124"/>
    <w:rsid w:val="00184AEA"/>
    <w:rsid w:val="001872F8"/>
    <w:rsid w:val="0019587F"/>
    <w:rsid w:val="001A03C8"/>
    <w:rsid w:val="001A3A6F"/>
    <w:rsid w:val="001C3A8C"/>
    <w:rsid w:val="001D4B8A"/>
    <w:rsid w:val="001D7D0E"/>
    <w:rsid w:val="001F7DA8"/>
    <w:rsid w:val="00201B9D"/>
    <w:rsid w:val="00202B3D"/>
    <w:rsid w:val="002105DD"/>
    <w:rsid w:val="00227AC6"/>
    <w:rsid w:val="00232350"/>
    <w:rsid w:val="0024025D"/>
    <w:rsid w:val="0025672A"/>
    <w:rsid w:val="00275A7A"/>
    <w:rsid w:val="002808EE"/>
    <w:rsid w:val="002C28E2"/>
    <w:rsid w:val="002C36F2"/>
    <w:rsid w:val="002D0B84"/>
    <w:rsid w:val="002E1C36"/>
    <w:rsid w:val="002F1B2D"/>
    <w:rsid w:val="002F50A2"/>
    <w:rsid w:val="0032649C"/>
    <w:rsid w:val="0032768E"/>
    <w:rsid w:val="003405CB"/>
    <w:rsid w:val="00341CE4"/>
    <w:rsid w:val="00344C7D"/>
    <w:rsid w:val="003542EA"/>
    <w:rsid w:val="00356FE7"/>
    <w:rsid w:val="00360E2D"/>
    <w:rsid w:val="0036368B"/>
    <w:rsid w:val="00390746"/>
    <w:rsid w:val="003962D5"/>
    <w:rsid w:val="003B5430"/>
    <w:rsid w:val="003B5998"/>
    <w:rsid w:val="003C30B9"/>
    <w:rsid w:val="003C6A23"/>
    <w:rsid w:val="003D530E"/>
    <w:rsid w:val="003E48E8"/>
    <w:rsid w:val="003E7AF8"/>
    <w:rsid w:val="003F15B0"/>
    <w:rsid w:val="00410066"/>
    <w:rsid w:val="00410D00"/>
    <w:rsid w:val="004218F8"/>
    <w:rsid w:val="004256B8"/>
    <w:rsid w:val="00426F88"/>
    <w:rsid w:val="0043347D"/>
    <w:rsid w:val="00436AB6"/>
    <w:rsid w:val="00443305"/>
    <w:rsid w:val="004443C1"/>
    <w:rsid w:val="00447644"/>
    <w:rsid w:val="0047794F"/>
    <w:rsid w:val="00477EB2"/>
    <w:rsid w:val="004A178F"/>
    <w:rsid w:val="004A7D1A"/>
    <w:rsid w:val="004B4A40"/>
    <w:rsid w:val="004B5878"/>
    <w:rsid w:val="004C75C9"/>
    <w:rsid w:val="004C764D"/>
    <w:rsid w:val="004E01AF"/>
    <w:rsid w:val="0051644A"/>
    <w:rsid w:val="00516EC8"/>
    <w:rsid w:val="00520FC0"/>
    <w:rsid w:val="00526E6D"/>
    <w:rsid w:val="005425C0"/>
    <w:rsid w:val="00554947"/>
    <w:rsid w:val="00555400"/>
    <w:rsid w:val="00557879"/>
    <w:rsid w:val="00567897"/>
    <w:rsid w:val="00573A08"/>
    <w:rsid w:val="0058185D"/>
    <w:rsid w:val="0058520B"/>
    <w:rsid w:val="005B19CD"/>
    <w:rsid w:val="005B1B86"/>
    <w:rsid w:val="005B7E24"/>
    <w:rsid w:val="005C084B"/>
    <w:rsid w:val="005C095D"/>
    <w:rsid w:val="005F1ED1"/>
    <w:rsid w:val="005F1FBF"/>
    <w:rsid w:val="00602929"/>
    <w:rsid w:val="00604EAF"/>
    <w:rsid w:val="006060BF"/>
    <w:rsid w:val="00607797"/>
    <w:rsid w:val="0062090F"/>
    <w:rsid w:val="00644AB0"/>
    <w:rsid w:val="00647F62"/>
    <w:rsid w:val="006621CC"/>
    <w:rsid w:val="006667C4"/>
    <w:rsid w:val="0067587C"/>
    <w:rsid w:val="006869C9"/>
    <w:rsid w:val="006911EC"/>
    <w:rsid w:val="006969A9"/>
    <w:rsid w:val="006B0095"/>
    <w:rsid w:val="006B454F"/>
    <w:rsid w:val="006B7581"/>
    <w:rsid w:val="006C4B36"/>
    <w:rsid w:val="006D1C5B"/>
    <w:rsid w:val="006D34D7"/>
    <w:rsid w:val="006E2C6A"/>
    <w:rsid w:val="006E46BA"/>
    <w:rsid w:val="006F0475"/>
    <w:rsid w:val="006F0C27"/>
    <w:rsid w:val="006F77E7"/>
    <w:rsid w:val="007313C3"/>
    <w:rsid w:val="00740B23"/>
    <w:rsid w:val="00753B47"/>
    <w:rsid w:val="00770375"/>
    <w:rsid w:val="007725B1"/>
    <w:rsid w:val="00773597"/>
    <w:rsid w:val="007804CE"/>
    <w:rsid w:val="007B105B"/>
    <w:rsid w:val="007B5F8A"/>
    <w:rsid w:val="007C6C98"/>
    <w:rsid w:val="007D43AB"/>
    <w:rsid w:val="007D44D1"/>
    <w:rsid w:val="007E3391"/>
    <w:rsid w:val="007F298B"/>
    <w:rsid w:val="007F5C9B"/>
    <w:rsid w:val="007F6C39"/>
    <w:rsid w:val="007F7584"/>
    <w:rsid w:val="0080235C"/>
    <w:rsid w:val="00805C8B"/>
    <w:rsid w:val="00823510"/>
    <w:rsid w:val="00824D7E"/>
    <w:rsid w:val="008344A1"/>
    <w:rsid w:val="00840C41"/>
    <w:rsid w:val="00844F4E"/>
    <w:rsid w:val="008461EE"/>
    <w:rsid w:val="00853B01"/>
    <w:rsid w:val="00863E82"/>
    <w:rsid w:val="008734E3"/>
    <w:rsid w:val="00881AC6"/>
    <w:rsid w:val="00881E86"/>
    <w:rsid w:val="0089177E"/>
    <w:rsid w:val="00891943"/>
    <w:rsid w:val="0089407E"/>
    <w:rsid w:val="00894A77"/>
    <w:rsid w:val="008B5799"/>
    <w:rsid w:val="008B5F7E"/>
    <w:rsid w:val="008C1E94"/>
    <w:rsid w:val="008C2E5D"/>
    <w:rsid w:val="008E051E"/>
    <w:rsid w:val="008E34B0"/>
    <w:rsid w:val="00906C89"/>
    <w:rsid w:val="00914715"/>
    <w:rsid w:val="00920467"/>
    <w:rsid w:val="00936FE3"/>
    <w:rsid w:val="00957A12"/>
    <w:rsid w:val="0096071E"/>
    <w:rsid w:val="00961F49"/>
    <w:rsid w:val="009622FC"/>
    <w:rsid w:val="00984F81"/>
    <w:rsid w:val="009A427A"/>
    <w:rsid w:val="009B3D9B"/>
    <w:rsid w:val="009B659C"/>
    <w:rsid w:val="009B6FDE"/>
    <w:rsid w:val="009C009D"/>
    <w:rsid w:val="009C67A6"/>
    <w:rsid w:val="009F5FC0"/>
    <w:rsid w:val="009F6421"/>
    <w:rsid w:val="009F7E03"/>
    <w:rsid w:val="00A057A0"/>
    <w:rsid w:val="00A22B20"/>
    <w:rsid w:val="00A44F7C"/>
    <w:rsid w:val="00A52741"/>
    <w:rsid w:val="00A53D54"/>
    <w:rsid w:val="00A55F75"/>
    <w:rsid w:val="00A57619"/>
    <w:rsid w:val="00A70D8D"/>
    <w:rsid w:val="00A862E5"/>
    <w:rsid w:val="00AA4E60"/>
    <w:rsid w:val="00AB0E51"/>
    <w:rsid w:val="00AB3294"/>
    <w:rsid w:val="00AB551A"/>
    <w:rsid w:val="00AB5D1C"/>
    <w:rsid w:val="00AB69EC"/>
    <w:rsid w:val="00AB79C1"/>
    <w:rsid w:val="00AC06FD"/>
    <w:rsid w:val="00AC0B9B"/>
    <w:rsid w:val="00AC63DD"/>
    <w:rsid w:val="00AC6E61"/>
    <w:rsid w:val="00AC7EDF"/>
    <w:rsid w:val="00AD500B"/>
    <w:rsid w:val="00AE12B2"/>
    <w:rsid w:val="00AF2A6B"/>
    <w:rsid w:val="00AF7571"/>
    <w:rsid w:val="00B01850"/>
    <w:rsid w:val="00B10487"/>
    <w:rsid w:val="00B268F4"/>
    <w:rsid w:val="00B3047C"/>
    <w:rsid w:val="00B34478"/>
    <w:rsid w:val="00B3525A"/>
    <w:rsid w:val="00B35B47"/>
    <w:rsid w:val="00B40607"/>
    <w:rsid w:val="00B5282C"/>
    <w:rsid w:val="00B6350F"/>
    <w:rsid w:val="00B91B37"/>
    <w:rsid w:val="00B91BF3"/>
    <w:rsid w:val="00B94784"/>
    <w:rsid w:val="00BA2365"/>
    <w:rsid w:val="00BB0246"/>
    <w:rsid w:val="00BB6856"/>
    <w:rsid w:val="00BC0686"/>
    <w:rsid w:val="00BC61F5"/>
    <w:rsid w:val="00BD29C3"/>
    <w:rsid w:val="00BD75A4"/>
    <w:rsid w:val="00BE3059"/>
    <w:rsid w:val="00BF0E0A"/>
    <w:rsid w:val="00BF78B9"/>
    <w:rsid w:val="00C05EF5"/>
    <w:rsid w:val="00C07911"/>
    <w:rsid w:val="00C1737E"/>
    <w:rsid w:val="00C343A9"/>
    <w:rsid w:val="00C46E8C"/>
    <w:rsid w:val="00C53985"/>
    <w:rsid w:val="00C64918"/>
    <w:rsid w:val="00C65E43"/>
    <w:rsid w:val="00C761EE"/>
    <w:rsid w:val="00C93794"/>
    <w:rsid w:val="00CA799D"/>
    <w:rsid w:val="00CA7DDC"/>
    <w:rsid w:val="00CA7E67"/>
    <w:rsid w:val="00CD6874"/>
    <w:rsid w:val="00CE29AA"/>
    <w:rsid w:val="00CF07B0"/>
    <w:rsid w:val="00CF2EE7"/>
    <w:rsid w:val="00D05302"/>
    <w:rsid w:val="00D47BDE"/>
    <w:rsid w:val="00D53835"/>
    <w:rsid w:val="00D55487"/>
    <w:rsid w:val="00D63E94"/>
    <w:rsid w:val="00D71B6B"/>
    <w:rsid w:val="00D724AC"/>
    <w:rsid w:val="00D81343"/>
    <w:rsid w:val="00D8357A"/>
    <w:rsid w:val="00D84761"/>
    <w:rsid w:val="00D90039"/>
    <w:rsid w:val="00DA4BAD"/>
    <w:rsid w:val="00DB3CD1"/>
    <w:rsid w:val="00DD1C2E"/>
    <w:rsid w:val="00DD63F0"/>
    <w:rsid w:val="00DD71BA"/>
    <w:rsid w:val="00DE415E"/>
    <w:rsid w:val="00DE6647"/>
    <w:rsid w:val="00DF09BE"/>
    <w:rsid w:val="00DF2952"/>
    <w:rsid w:val="00E01C77"/>
    <w:rsid w:val="00E04BC0"/>
    <w:rsid w:val="00E24DCD"/>
    <w:rsid w:val="00E329E1"/>
    <w:rsid w:val="00E43723"/>
    <w:rsid w:val="00E558D3"/>
    <w:rsid w:val="00E57D76"/>
    <w:rsid w:val="00E65962"/>
    <w:rsid w:val="00E72FD0"/>
    <w:rsid w:val="00E7419C"/>
    <w:rsid w:val="00E81086"/>
    <w:rsid w:val="00E83633"/>
    <w:rsid w:val="00E84741"/>
    <w:rsid w:val="00EB1773"/>
    <w:rsid w:val="00EB1AC6"/>
    <w:rsid w:val="00EB32F1"/>
    <w:rsid w:val="00EB72D2"/>
    <w:rsid w:val="00EC0989"/>
    <w:rsid w:val="00EC3564"/>
    <w:rsid w:val="00EE37EF"/>
    <w:rsid w:val="00EF297C"/>
    <w:rsid w:val="00F37B11"/>
    <w:rsid w:val="00F50DCF"/>
    <w:rsid w:val="00F54D1A"/>
    <w:rsid w:val="00F65C73"/>
    <w:rsid w:val="00F70C90"/>
    <w:rsid w:val="00F774AE"/>
    <w:rsid w:val="00F7792F"/>
    <w:rsid w:val="00F9039E"/>
    <w:rsid w:val="00FA05E2"/>
    <w:rsid w:val="00FA2EC9"/>
    <w:rsid w:val="00FC7B18"/>
    <w:rsid w:val="00FD75FF"/>
    <w:rsid w:val="00FE2A45"/>
    <w:rsid w:val="00FF6640"/>
    <w:rsid w:val="050F62ED"/>
    <w:rsid w:val="0528A533"/>
    <w:rsid w:val="08ECE778"/>
    <w:rsid w:val="0A19C3F4"/>
    <w:rsid w:val="0B59C18C"/>
    <w:rsid w:val="2A39000D"/>
    <w:rsid w:val="2A639FAF"/>
    <w:rsid w:val="2F4BAC31"/>
    <w:rsid w:val="3631C816"/>
    <w:rsid w:val="475DD627"/>
    <w:rsid w:val="51290152"/>
    <w:rsid w:val="5D761216"/>
    <w:rsid w:val="5E3D6467"/>
    <w:rsid w:val="6089042E"/>
    <w:rsid w:val="61B40CAE"/>
    <w:rsid w:val="629D10F6"/>
    <w:rsid w:val="664C787A"/>
    <w:rsid w:val="67C49A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BDDF"/>
  <w15:docId w15:val="{621DBD23-C5A0-2A48-A9A3-E94C987F9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Arial"/>
        <w:sz w:val="22"/>
        <w:lang w:val="en-GB" w:eastAsia="en-GB"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uiPriority w:val="9"/>
    <w:qFormat/>
    <w:pPr>
      <w:keepNext/>
      <w:keepLine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60" w:line="312" w:lineRule="auto"/>
      <w:outlineLvl w:val="0"/>
    </w:pPr>
    <w:rPr>
      <w:rFonts w:ascii="Cochin" w:hAnsi="Cochin" w:cs="Cochin"/>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keepNext/>
      <w:keepLine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60" w:line="312" w:lineRule="auto"/>
    </w:pPr>
    <w:rPr>
      <w:rFonts w:ascii="Cochin" w:hAnsi="Cochin" w:cs="Cochin"/>
      <w:sz w:val="56"/>
    </w:rPr>
  </w:style>
  <w:style w:type="paragraph" w:styleId="ListParagraph">
    <w:name w:val="List Paragraph"/>
    <w:basedOn w:val="Normal"/>
    <w:uiPriority w:val="34"/>
    <w:qFormat/>
    <w:rsid w:val="00202B3D"/>
    <w:pPr>
      <w:ind w:left="720"/>
      <w:contextualSpacing/>
    </w:pPr>
  </w:style>
  <w:style w:type="character" w:styleId="CommentReference">
    <w:name w:val="annotation reference"/>
    <w:basedOn w:val="DefaultParagraphFont"/>
    <w:uiPriority w:val="99"/>
    <w:semiHidden/>
    <w:unhideWhenUsed/>
    <w:rsid w:val="00AB3294"/>
    <w:rPr>
      <w:sz w:val="16"/>
      <w:szCs w:val="16"/>
    </w:rPr>
  </w:style>
  <w:style w:type="paragraph" w:styleId="CommentText">
    <w:name w:val="annotation text"/>
    <w:basedOn w:val="Normal"/>
    <w:link w:val="CommentTextChar"/>
    <w:uiPriority w:val="99"/>
    <w:semiHidden/>
    <w:unhideWhenUsed/>
    <w:rsid w:val="00AB3294"/>
    <w:rPr>
      <w:sz w:val="20"/>
    </w:rPr>
  </w:style>
  <w:style w:type="character" w:customStyle="1" w:styleId="CommentTextChar">
    <w:name w:val="Comment Text Char"/>
    <w:basedOn w:val="DefaultParagraphFont"/>
    <w:link w:val="CommentText"/>
    <w:uiPriority w:val="99"/>
    <w:semiHidden/>
    <w:rsid w:val="00AB3294"/>
    <w:rPr>
      <w:sz w:val="20"/>
    </w:rPr>
  </w:style>
  <w:style w:type="paragraph" w:styleId="CommentSubject">
    <w:name w:val="annotation subject"/>
    <w:basedOn w:val="CommentText"/>
    <w:next w:val="CommentText"/>
    <w:link w:val="CommentSubjectChar"/>
    <w:uiPriority w:val="99"/>
    <w:semiHidden/>
    <w:unhideWhenUsed/>
    <w:rsid w:val="00AB3294"/>
    <w:rPr>
      <w:b/>
      <w:bCs/>
    </w:rPr>
  </w:style>
  <w:style w:type="character" w:customStyle="1" w:styleId="CommentSubjectChar">
    <w:name w:val="Comment Subject Char"/>
    <w:basedOn w:val="CommentTextChar"/>
    <w:link w:val="CommentSubject"/>
    <w:uiPriority w:val="99"/>
    <w:semiHidden/>
    <w:rsid w:val="00AB3294"/>
    <w:rPr>
      <w:b/>
      <w:bCs/>
      <w:sz w:val="20"/>
    </w:rPr>
  </w:style>
  <w:style w:type="paragraph" w:styleId="BalloonText">
    <w:name w:val="Balloon Text"/>
    <w:basedOn w:val="Normal"/>
    <w:link w:val="BalloonTextChar"/>
    <w:uiPriority w:val="99"/>
    <w:semiHidden/>
    <w:unhideWhenUsed/>
    <w:rsid w:val="00AB32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294"/>
    <w:rPr>
      <w:rFonts w:ascii="Segoe UI" w:hAnsi="Segoe UI" w:cs="Segoe UI"/>
      <w:sz w:val="18"/>
      <w:szCs w:val="18"/>
    </w:rPr>
  </w:style>
  <w:style w:type="paragraph" w:styleId="Revision">
    <w:name w:val="Revision"/>
    <w:hidden/>
    <w:uiPriority w:val="99"/>
    <w:semiHidden/>
    <w:rsid w:val="008344A1"/>
    <w:pPr>
      <w:widowControl/>
    </w:pPr>
  </w:style>
  <w:style w:type="paragraph" w:styleId="Caption">
    <w:name w:val="caption"/>
    <w:basedOn w:val="Normal"/>
    <w:next w:val="Normal"/>
    <w:uiPriority w:val="35"/>
    <w:unhideWhenUsed/>
    <w:qFormat/>
    <w:rsid w:val="00602929"/>
    <w:pPr>
      <w:spacing w:after="200"/>
    </w:pPr>
    <w:rPr>
      <w:i/>
      <w:iCs/>
      <w:color w:val="44546A" w:themeColor="text2"/>
      <w:sz w:val="18"/>
      <w:szCs w:val="18"/>
    </w:rPr>
  </w:style>
  <w:style w:type="character" w:styleId="Hyperlink">
    <w:name w:val="Hyperlink"/>
    <w:basedOn w:val="DefaultParagraphFont"/>
    <w:uiPriority w:val="99"/>
    <w:semiHidden/>
    <w:unhideWhenUsed/>
    <w:rsid w:val="006F0475"/>
    <w:rPr>
      <w:color w:val="0000FF"/>
      <w:u w:val="single"/>
    </w:rPr>
  </w:style>
  <w:style w:type="character" w:customStyle="1" w:styleId="Mention">
    <w:name w:val="Mention"/>
    <w:basedOn w:val="DefaultParagraphFont"/>
    <w:uiPriority w:val="99"/>
    <w:unhideWhenUsed/>
    <w:rsid w:val="004A7D1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519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png"/><Relationship Id="rId3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A1592F-CBDC-1A44-9A93-69FCB90F5850}">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5247C827E44A42B44AE04627F4E54A" ma:contentTypeVersion="14" ma:contentTypeDescription="Create a new document." ma:contentTypeScope="" ma:versionID="e0e6c0fa9ea3a72a3077951251570981">
  <xsd:schema xmlns:xsd="http://www.w3.org/2001/XMLSchema" xmlns:xs="http://www.w3.org/2001/XMLSchema" xmlns:p="http://schemas.microsoft.com/office/2006/metadata/properties" xmlns:ns3="c5032ddd-9270-4c0e-9919-fd7a1f792ad7" xmlns:ns4="109766cd-2269-418d-99d3-20adc818765a" targetNamespace="http://schemas.microsoft.com/office/2006/metadata/properties" ma:root="true" ma:fieldsID="c9cb0307549feb52b90dfeb682a5cc4f" ns3:_="" ns4:_="">
    <xsd:import namespace="c5032ddd-9270-4c0e-9919-fd7a1f792ad7"/>
    <xsd:import namespace="109766cd-2269-418d-99d3-20adc818765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032ddd-9270-4c0e-9919-fd7a1f792a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9766cd-2269-418d-99d3-20adc818765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5032ddd-9270-4c0e-9919-fd7a1f792ad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787D0-7438-4C6D-B413-5562D4C8C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032ddd-9270-4c0e-9919-fd7a1f792ad7"/>
    <ds:schemaRef ds:uri="109766cd-2269-418d-99d3-20adc81876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058BB8-D518-4E8B-8C81-BA8575931B43}">
  <ds:schemaRefs>
    <ds:schemaRef ds:uri="http://schemas.microsoft.com/sharepoint/v3/contenttype/forms"/>
  </ds:schemaRefs>
</ds:datastoreItem>
</file>

<file path=customXml/itemProps3.xml><?xml version="1.0" encoding="utf-8"?>
<ds:datastoreItem xmlns:ds="http://schemas.openxmlformats.org/officeDocument/2006/customXml" ds:itemID="{251D73DC-3D75-44E0-A0C8-81488F694CAE}">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c5032ddd-9270-4c0e-9919-fd7a1f792ad7"/>
    <ds:schemaRef ds:uri="109766cd-2269-418d-99d3-20adc818765a"/>
    <ds:schemaRef ds:uri="http://www.w3.org/XML/1998/namespace"/>
    <ds:schemaRef ds:uri="http://purl.org/dc/dcmitype/"/>
  </ds:schemaRefs>
</ds:datastoreItem>
</file>

<file path=customXml/itemProps4.xml><?xml version="1.0" encoding="utf-8"?>
<ds:datastoreItem xmlns:ds="http://schemas.openxmlformats.org/officeDocument/2006/customXml" ds:itemID="{14E3387F-B895-499B-B675-44725BE14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Fallesen</vt:lpstr>
    </vt:vector>
  </TitlesOfParts>
  <Company/>
  <LinksUpToDate>false</LinksUpToDate>
  <CharactersWithSpaces>23422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Fallesen</dc:title>
  <dc:creator>Todd Fallesen</dc:creator>
  <cp:lastModifiedBy>Todd Fallesen</cp:lastModifiedBy>
  <cp:revision>2</cp:revision>
  <dcterms:created xsi:type="dcterms:W3CDTF">2023-07-05T15:05:00Z</dcterms:created>
  <dcterms:modified xsi:type="dcterms:W3CDTF">2023-07-05T15:05:00Z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0x010100CD5247C827E44A42B44AE04627F4E54A</vt:lpwstr>
  </property>
  <property fmtid="{D5CDD505-2E9C-101B-9397-08002B2CF9AE}" pid="3" name="grammarly_documentId">
    <vt:lpwstr>documentId_4219</vt:lpwstr>
  </property>
  <property fmtid="{D5CDD505-2E9C-101B-9397-08002B2CF9AE}" pid="4" name="grammarly_documentContext">
    <vt:lpwstr>{"goals":[],"domain":"general","emotions":[],"dialect":"british"}</vt:lpwstr>
  </property>
</Properties>
</file>